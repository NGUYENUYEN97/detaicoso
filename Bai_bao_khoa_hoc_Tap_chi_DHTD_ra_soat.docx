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QUẢN LÝ QUYỀN SỞ HỮU TRÍ TUỆ TẠI TRƯỜNG ĐẠI HỌC THÀNH ĐÔ ĐÁP ỨNG YÊU CẦU CỦA KHUNG PHÁP LÝ MỚI</w:t>
      </w:r>
    </w:p>
    <w:p>
      <w:r>
        <w:rPr>
          <w:i/>
        </w:rPr>
        <w:t>Nhóm nghiên cứu Đề tài Sở hữu trí tuệ - Trường Đại học Thành Đô</w:t>
      </w:r>
    </w:p>
    <w:p>
      <w:pPr>
        <w:pStyle w:val="Heading2"/>
      </w:pPr>
      <w:r>
        <w:t>TÓM TẮT</w:t>
      </w:r>
    </w:p>
    <w:p>
      <w:r>
        <w:t>Bài báo phân tích thực trạng và đề xuất hệ thống giải pháp nâng cao hiệu quả quản lý quyền sở hữu trí tuệ tại Trường Đại học Thành Đô trong bối cảnh tái cấu trúc thể chế vĩ mô với các văn bản quy phạm pháp luật và định hướng chiến lược mới, bao gồm Kết luận số 51-KL/TW ngày 17/6/2026 của Bộ Chính trị, Luật Giáo dục đại học số 125/2025/QH15, Luật Khoa học, Công nghệ và Đổi mới sáng tạo số 93/2025/QH15, Luật sửa đổi, bổ sung một số điều của Luật Sở hữu trí tuệ số 131/2025/QH15 và Quyết định số 1624/QĐ-TTg. Bằng phương pháp xử lý dữ liệu thực nghiệm (khử trùng đếm, đo lường độ tập trung qua chỉ số Herfindahl và hệ số Gini), nghiên cứu chỉ ra rằng mặc dù sản lượng bài báo khoa học tăng nhanh nhưng mức độ chuyển hóa thành quyền sở hữu công nghiệp còn rất thấp, năng lực tập trung ở nhóm nhỏ nhân sự (hệ số Gini 0,829), bộ máy bị chia nhỏ ở 4 đầu mối và quy trình đăng ký mang tính thụ động. Bài báo đề xuất hệ thống 5 giải pháp mang tính đột phá, nhấn mạnh việc chuyển đổi từ quản lý hành chính thụ động sang kiến tạo hệ sinh thái đồng hành, đào tạo định hướng từ ban đầu cho giảng viên và sinh viên, chuẩn hóa quy trình rà soát bắt buộc 8 khâu gắn với mô hình Không gian sáng tạo mở thử nghiệm và cơ chế tài chính linh hoạt nhằm đáp ứng toàn diện yêu cầu của khung pháp lý mới.</w:t>
      </w:r>
    </w:p>
    <w:p>
      <w:r>
        <w:rPr>
          <w:b/>
        </w:rPr>
        <w:t xml:space="preserve">Từ khóa: </w:t>
      </w:r>
      <w:r>
        <w:t>Sở hữu trí tuệ, Quản lý sở hữu trí tuệ, Trường Đại học Thành Đô, Luật Giáo dục đại học 2025, Quyết định 1624/QĐ-TTg, Kết luận 51-KL/TW.</w:t>
      </w:r>
    </w:p>
    <w:p>
      <w:pPr>
        <w:pStyle w:val="Heading2"/>
      </w:pPr>
      <w:r>
        <w:t>1. ĐẶT VẤN ĐỀ</w:t>
      </w:r>
    </w:p>
    <w:p>
      <w:r>
        <w:t>Trong bối cảnh nền kinh tế tri thức và hội nhập quốc tế, tài sản trí tuệ đã trở thành đo lường cốt lõi về năng lực cạnh tranh và uy tín học thuật của các cơ sở giáo dục đại học. Đối với một trường đại học hoạt động theo định hướng ứng dụng như Trường Đại học Thành Đô, việc quản lý và khai thác hiệu quả các kết quả nghiên cứu khoa học, giải pháp kỹ thuật, nhãn hiệu và giáo trình đóng vai trò quyết định đến chiến lược phát triển bền vững.</w:t>
      </w:r>
    </w:p>
    <w:p>
      <w:r>
        <w:t xml:space="preserve">Giai đoạn hiện nay đánh dấu bước chuyển mình quan trọng của khung pháp lý và thể chế quốc gia. Kết luận số 51-KL/TW ngày 17/6/2026 của Bộ Chính trị yêu cầu "chuyển mạnh từ tư duy quản lý hành chính về sở hữu trí tuệ sang kiến tạo hệ sinh thái sở hữu trí tuệ". </w:t>
      </w:r>
      <w:del w:id="1001" w:author="Claude" w:date="2026-09-30T17:54:11Z">
        <w:r>
          <w:delText xml:space="preserve">Luật Giáo dục đại học số 125/2025/QH15 tại Điều 27 và Điều 28 bắt buộc công khai kết quả khoa học công nghệ hằng năm trên Nền tảng số quốc gia, đồng thời khẳng định quyền của trường đại học được thành lập doanh nghiệp quản lý tài sản trí tuệ, định giá và góp vốn.</w:delText>
        </w:r>
      </w:del>
      <w:ins w:id="1002" w:author="Claude" w:date="2026-09-30T17:54:11Z">
        <w:r>
          <w:t xml:space="preserve">Luật Giáo dục đại học số 125/2025/QH15 tại điểm đ khoản 3 Điều 28 yêu cầu công khai năng lực, kết quả hoạt động khoa học, công nghệ và đổi mới sáng tạo, cập nhật hằng năm trên Nền tảng số quốc gia; khoản 1 và điểm d khoản 2 Điều 28 khẳng định quyền của trường đại học được thành lập doanh nghiệp quản lý tài sản trí tuệ, định giá, góp vốn và phân chia lợi ích từ tài sản trí tuệ.</w:t>
        </w:r>
      </w:ins>
      <w:r>
        <w:t xml:space="preserve"> Luật Khoa học, Công nghệ và Đổi mới sáng tạo số 93/2025/QH15 </w:t>
      </w:r>
      <w:del w:id="1003" w:author="Claude" w:date="2026-09-30T17:54:11Z">
        <w:r>
          <w:delText xml:space="preserve">tại khoản 7 Điều 71 sửa đổi Điều 135 Luật Sở hữu trí tuệ (thể hiện tại Văn bản hợp nhất số 67/VBHN-VPQH năm 2026) quy định thù lao tối thiểu 30% lợi nhuận thuần cho tác giả sáng chế và bãi bỏ mức trần thù lao.</w:delText>
        </w:r>
      </w:del>
      <w:ins w:id="1004" w:author="Claude" w:date="2026-09-30T17:54:11Z">
        <w:r>
          <w:t xml:space="preserve">tại điểm b và điểm h khoản 7 Điều 71 sửa đổi Điều 135 Luật Sở hữu trí tuệ, thể hiện tại Văn bản hợp nhất số 67/VBHN-VPQH ngày 23 tháng 3 năm 2026, theo đó thù lao cho tác giả được xác định theo thỏa thuận, trường hợp không có thỏa thuận là 10% lợi nhuận trước thuế khi chủ sở hữu tự sử dụng hoặc 15% số tiền nhận được mỗi lần chuyển giao quyền sử dụng, đồng thời bãi bỏ khung thù lao đối với nhiệm vụ sử dụng ngân sách nhà nước.</w:t>
        </w:r>
      </w:ins>
      <w:r>
        <w:t xml:space="preserve"> Luật sửa đổi, bổ sung một số điều của Luật Sở hữu trí tuệ số 131/2025/QH15 </w:t>
      </w:r>
      <w:del w:id="1005" w:author="Claude" w:date="2026-09-30T17:54:11Z">
        <w:r>
          <w:delText xml:space="preserve">tại điểm c khoản 1 Điều 86 (có hiệu lực từ ngày 01/4/2026) giao quyền chủ động nộp đơn đăng ký sở hữu đối với nhiệm vụ sử dụng ngân sách nhà nước.</w:delText>
        </w:r>
      </w:del>
      <w:ins w:id="1006" w:author="Claude" w:date="2026-09-30T17:54:11Z">
        <w:r>
          <w:t xml:space="preserve">có hiệu lực từ ngày 01/4/2026 đã bổ sung điểm c khoản 1 Điều 86, theo đó tổ chức được giao quyền quản lý, sử dụng, quyền sở hữu kết quả của nhiệm vụ khoa học, công nghệ và đổi mới sáng tạo sử dụng ngân sách nhà nước có quyền đăng ký sáng chế, kiểu dáng công nghiệp, thiết kế bố trí.</w:t>
        </w:r>
      </w:ins>
      <w:r>
        <w:t xml:space="preserve"> Cùng với 5 yêu cầu trực tiếp của Quyết định số 1624/QĐ-TTg, khung pháp lý mới đặt ra yêu cầu cấp thiết đòi hỏi bộ phận quản trị nhà trường phải thay đổi tư duy quản lý để thích ứng kịp thời.</w:t>
      </w:r>
    </w:p>
    <w:p>
      <w:pPr>
        <w:pStyle w:val="Heading2"/>
      </w:pPr>
      <w:r>
        <w:t>2. PHƯƠNG PHÁP NGHIÊN CỨU</w:t>
      </w:r>
    </w:p>
    <w:p>
      <w:r>
        <w:t xml:space="preserve">Nghiên cứu sử dụng phương pháp khảo sát toàn bộ dữ liệu khoa học công nghệ và tài sản trí tuệ của Trường Đại học Thành Đô giai đoạn 2021 - 2025 </w:t>
      </w:r>
      <w:del w:id="1007" w:author="Claude" w:date="2026-09-30T17:54:11Z">
        <w:r>
          <w:delText xml:space="preserve">với 580 bản ghi sản phẩm khoa học. Tác giả tiến hành khử trùng đếm để xác định quy mô thực tế 470 sản phẩm độc lập;</w:delText>
        </w:r>
      </w:del>
      <w:ins w:id="1008" w:author="Claude" w:date="2026-09-30T17:54:11Z">
        <w:r>
          <w:t xml:space="preserve">với 582 bản ghi sản phẩm khoa học. Nhóm nghiên cứu tiến hành khử trùng đếm để xác định quy mô thực tế khoảng 475 sản phẩm độc lập;</w:t>
        </w:r>
      </w:ins>
      <w:r>
        <w:t xml:space="preserve"> áp dụng chỉ số Herfindahl để đo mức độ tập trung sản phẩm theo đơn vị và hệ số Gini để đo độ lệch phân bố công bố khoa học trong nhân sự; đồng thời thực hiện rà soát đối sánh thể chế giữa pháp luật hiện hành và các quy định nội bộ của Nhà trường </w:t>
      </w:r>
      <w:del w:id="1009" w:author="Claude" w:date="2026-09-30T17:54:11Z">
        <w:r>
          <w:delText xml:space="preserve">(Quyết định số 213/QĐ-ĐHTĐ, Quyết định số 217/QĐ-ĐHTĐ, Quy chế chi tiêu nội bộ).</w:delText>
        </w:r>
      </w:del>
      <w:ins w:id="1010" w:author="Claude" w:date="2026-09-30T17:54:11Z">
        <w:r>
          <w:t xml:space="preserve">(Quy chế hoạt động khoa học công nghệ kèm văn bản số 213/QĐ-ĐHTĐ, Quy chế quản trị tài sản trí tuệ năm 2024, Quy chế chi tiêu nội bộ năm 2026, Kế hoạch số 07/KH-ĐHTĐ).</w:t>
        </w:r>
      </w:ins>
    </w:p>
    <w:p>
      <w:pPr>
        <w:pStyle w:val="Heading2"/>
      </w:pPr>
      <w:r>
        <w:t>3. KẾT QUẢ NGHIÊN CỨU VÀ THẢO LUẬN</w:t>
      </w:r>
    </w:p>
    <w:p>
      <w:r>
        <w:rPr>
          <w:b/>
        </w:rPr>
        <w:t xml:space="preserve">3.1. </w:t>
      </w:r>
      <w:r>
        <w:t>3.1. Năng lực nghiên cứu tăng nhanh nhưng mức độ chuyển hóa tài sản trí tuệ còn hạn chế</w:t>
      </w:r>
    </w:p>
    <w:p>
      <w:r>
        <w:t xml:space="preserve">Giai đoạn 2021 - 2025 ghi nhận tốc độ tăng trưởng công bố khoa học ấn tượng của Nhà trường với bình quân 59,1% một năm đối với bài báo trong nước và 71,6% đối với bài báo quốc tế. </w:t>
      </w:r>
      <w:del w:id="1011" w:author="Claude" w:date="2026-09-30T17:54:11Z">
        <w:r>
          <w:delText xml:space="preserve">Tuy nhiên, mức độ chuyển hóa sang quyền sở hữu công nghiệp lại rất thấp (chỉ 2 đơn đăng ký sáng chế từ nghiên cứu trong 5 năm).</w:delText>
        </w:r>
      </w:del>
      <w:ins w:id="1012" w:author="Claude" w:date="2026-09-30T17:54:11Z">
        <w:r>
          <w:t xml:space="preserve">Tuy nhiên, mức độ chuyển hóa sang quyền sở hữu công nghiệp lại rất thấp: trong 38 đề tài cấp cơ sở, 11 đề tài có sản phẩm đủ điều kiện xác lập quyền nhưng chỉ 1 đề tài được nộp đơn; nếu chỉ xét 8 đề tài đủ điều kiện giai đoạn 2021 - 2024 thì không đề tài nào nộp đơn.</w:t>
        </w:r>
      </w:ins>
      <w:r>
        <w:t xml:space="preserve"> Phân tích chỉ số Herfindahl </w:t>
      </w:r>
      <w:del w:id="1013" w:author="Claude" w:date="2026-09-30T17:54:11Z">
        <w:r>
          <w:delText xml:space="preserve">(0,237 đối với đề tài, 0,314 đối với giáo trình)</w:delText>
        </w:r>
      </w:del>
      <w:ins w:id="1014" w:author="Claude" w:date="2026-09-30T17:54:11Z">
        <w:r>
          <w:t xml:space="preserve">(0,238 đối với đề tài, 0,314 đối với giáo trình)</w:t>
        </w:r>
      </w:ins>
      <w:r>
        <w:t xml:space="preserve"> và hệ số Gini (0,829 trên toàn bộ nhân sự) cho thấy năng lực nghiên cứu tập trung ở một nhóm nhỏ giảng viên (chỉ 35,6% nhân sự có bài báo, nhóm 10% dẫn đầu chiếm 39,3% lượt đứng tên). </w:t>
      </w:r>
      <w:del w:id="1015" w:author="Claude" w:date="2026-09-30T17:54:11Z">
        <w:r>
          <w:delText xml:space="preserve">Con số này phản ánh thực trạng là phần lớn cán bộ giảng viên hiện chưa chú trọng và chưa có thói quen tạo lập tài sản trí tuệ.</w:delText>
        </w:r>
      </w:del>
      <w:ins w:id="1016" w:author="Claude" w:date="2026-09-30T17:54:11Z">
        <w:r>
          <w:t xml:space="preserve">Khả năng hình thành tài sản trí tuệ vì vậy phụ thuộc vào một số ít cá nhân thay vì một quy trình vận hành ổn định. Cơ chế khuyến khích cũng nghiêng về công bố: bài báo WoS hạng Q1 được quy đổi 300 giờ và thưởng 20 triệu đồng ngay khi đăng, trong khi bằng sáng chế chuẩn Việt Nam được quy đổi 360 giờ nhưng không có tiền thưởng và chỉ được ghi nhận sau khi có văn bằng.</w:t>
        </w:r>
      </w:ins>
    </w:p>
    <w:p>
      <w:r>
        <w:rPr>
          <w:b/>
        </w:rPr>
        <w:t xml:space="preserve">3.2. </w:t>
      </w:r>
      <w:r>
        <w:t>3.2. Chức năng quản lý bị chia nhỏ và quy trình vận hành mang tính thụ động</w:t>
      </w:r>
    </w:p>
    <w:p>
      <w:r>
        <w:t xml:space="preserve">Chức năng quản lý bị chia cho 4 đơn vị thuộc khối Quản trị &amp; Dịch vụ và khối Đào tạo &amp; Nghiên cứu mà thiếu cơ chế liên thông hồ sơ. </w:t>
      </w:r>
      <w:del w:id="1017" w:author="Claude" w:date="2026-09-30T17:54:11Z">
        <w:r>
          <w:delText xml:space="preserve">Ba văn bản nội bộ (Quyết định số 213/QĐ-ĐHTĐ, Quyết định số 217/QĐ-ĐHTĐ, Quy chế chi tiêu nội bộ và Điều lệ Quỹ Ngô Xuân Độ) quy định ba công thức chia lợi ích khác nhau và giữ trần thù lao 100 triệu đồng trái với tinh thần Luật 93/2025/QH15.</w:delText>
        </w:r>
      </w:del>
      <w:ins w:id="1018" w:author="Claude" w:date="2026-09-30T17:54:11Z">
        <w:r>
          <w:t xml:space="preserve">Bốn văn bản nội bộ (Quyết định 213, Quy chế quản trị tài sản trí tuệ năm 2024, Quy chế chi tiêu nội bộ và Điều lệ Quỹ Học bổng sau tiến sĩ Ngô Xuân Độ) chứa năm quy định khác nhau về phân chia lợi ích; điểm a khoản 4 Điều 36 Quyết định 213 vẫn giữ trần thù lao 100 triệu đồng, không còn tương thích với việc Luật 93/2025/QH15 bãi bỏ khung thù lao.</w:t>
        </w:r>
      </w:ins>
      <w:r>
        <w:t xml:space="preserve"> Quy trình đăng ký một cửa mang tính thụ động, </w:t>
      </w:r>
      <w:del w:id="1019" w:author="Claude" w:date="2026-09-30T17:54:11Z">
        <w:r>
          <w:delText xml:space="preserve">thiếu khâu rà soát bắt buộc tại biên bản nghiệm thu đề tài khiến nhiều sản phẩm bị bộc lộ quá 12 tháng và vĩnh viễn mất khả năng xác lập quyền.</w:delText>
        </w:r>
      </w:del>
      <w:ins w:id="1020" w:author="Claude" w:date="2026-09-30T17:54:11Z">
        <w:r>
          <w:t xml:space="preserve">thiếu khâu rà soát bắt buộc tại biên bản nghiệm thu đề tài; Điều 10 Quy chế quản trị tài sản trí tuệ năm 2024 vẫn đặt trách nhiệm tự nhận diện tài sản có thể bảo hộ lên tác giả, trong khi các sản phẩm đã công bố quá 12 tháng sẽ mất khả năng xác lập quyền sáng chế và giải pháp hữu ích.</w:t>
        </w:r>
      </w:ins>
      <w:r>
        <w:t xml:space="preserve"> </w:t>
      </w:r>
      <w:del w:id="1021" w:author="Claude" w:date="2026-09-30T17:54:11Z">
        <w:r>
          <w:delText xml:space="preserve">Đồng thời, nhóm giáo trình và nhãn hiệu các đơn vị thành viên hệ sinh thái chưa được đưa vào quy trình bảo hộ bài bản.</w:delText>
        </w:r>
      </w:del>
      <w:ins w:id="1022" w:author="Claude" w:date="2026-09-30T17:54:11Z">
        <w:r>
          <w:t xml:space="preserve">Đồng thời, 87 giáo trình, tài liệu giảng dạy biên soạn giai đoạn 2021 - 2025 chưa được đăng ký quyền tác giả. Đối chiếu với Kế hoạch số 07/KH-ĐHTĐ cho thấy trong hai năm 2024 - 2025, bài báo quốc tế đạt 283% chỉ tiêu, trong khi chỉ tiêu chuyển giao công nghệ năm 2025 không đạt và 6 văn bằng được cấp đều thuộc tài sản thương hiệu và hợp tác doanh nghiệp.</w:t>
        </w:r>
      </w:ins>
    </w:p>
    <w:p>
      <w:pPr>
        <w:pStyle w:val="Heading2"/>
      </w:pPr>
      <w:r>
        <w:t>4. HỆ THỐNG GIẢI PHÁP NÂNG CAO HIỆU QUẢ QUẢN LÝ SỞ HỮU TRÍ TUỆ</w:t>
      </w:r>
    </w:p>
    <w:p>
      <w:r>
        <w:rPr>
          <w:b/>
        </w:rPr>
        <w:t xml:space="preserve">4.1. </w:t>
      </w:r>
      <w:r>
        <w:t>4.1. Chuyển đổi vai trò của bộ phận quản trị: Từ quản lý hành chính thụ động sang kiến tạo hệ sinh thái đồng hành và kích hoạt phong trào</w:t>
      </w:r>
    </w:p>
    <w:p>
      <w:r>
        <w:t xml:space="preserve">Theo tinh thần Kết luận số 51-KL/TW ngày 17/6/2026 của Bộ Chính trị, bộ phận quản lý khoa học phải chuyển từ vai trò thụ động xét duyệt hồ sơ sang vai trò nhà ươm tạo, đồng hành cùng nhà nghiên cứu ngay từ khâu ý tưởng. </w:t>
      </w:r>
      <w:del w:id="1023" w:author="Claude" w:date="2026-09-30T17:54:11Z">
        <w:r>
          <w:delText xml:space="preserve">Đưa sở hữu trí tuệ thành môn học bắt buộc cho sinh viên theo Quyết định 1624/QĐ-TTg;</w:delText>
        </w:r>
      </w:del>
      <w:ins w:id="1024" w:author="Claude" w:date="2026-09-30T17:54:11Z">
        <w:r>
          <w:t xml:space="preserve">Đón đầu định hướng nghiên cứu đưa sở hữu trí tuệ thành nội dung học bắt buộc tại các cơ sở giáo dục đại học theo Quyết định 1624/QĐ-TTg;</w:t>
        </w:r>
      </w:ins>
      <w:r>
        <w:t xml:space="preserve"> tổ chức chuỗi tập huấn kỹ năng bộc lộ sáng chế cho giảng viên mới; phát động định kỳ Tháng cao điểm Sở hữu trí tuệ và Đổi mới sáng tạo để tạo dựng văn hóa sáng tạo rộng khắp.</w:t>
      </w:r>
    </w:p>
    <w:p>
      <w:r>
        <w:rPr>
          <w:b/>
        </w:rPr>
        <w:t xml:space="preserve">4.2. </w:t>
      </w:r>
      <w:r>
        <w:t>4.2. Hoàn thiện thể chế nội bộ và chuẩn hóa quy trình 8 khâu gắn với mô hình Không gian sáng tạo mở thử nghiệm</w:t>
      </w:r>
    </w:p>
    <w:p>
      <w:del w:id="1025" w:author="Claude" w:date="2026-09-30T17:54:11Z">
        <w:r>
          <w:delText xml:space="preserve">Ban hành Quy chế hợp nhất sửa đổi Quyết định 213 và Quyết định 217; bổ sung giải pháp hữu ích, sưu tập dữ liệu và giáo trình số vào phạm vi bảo hộ; bãi bỏ mức trần thù lao 100 triệu đồng theo Luật 93/2025/QH15;</w:delText>
        </w:r>
      </w:del>
      <w:ins w:id="1026" w:author="Claude" w:date="2026-09-30T17:54:11Z">
        <w:r>
          <w:t xml:space="preserve">Ban hành Quy chế hợp nhất Chương VI Quyết định 213 và Quy chế quản trị tài sản trí tuệ năm 2024, thống nhất một danh mục tài sản và một cơ chế phân chia lợi ích; bãi bỏ mức trần thù lao 100 triệu đồng phù hợp với Luật 93/2025/QH15;</w:t>
        </w:r>
      </w:ins>
      <w:r>
        <w:t xml:space="preserve"> quy định thù lao tác giả tối thiểu 50% lợi nhuận thuần trong năm đầu tiên phát sinh doanh thu. Đơn giản hóa quy trình 8 khâu từ xác định trước đối tượng SHTT từ khâu đề xuất, ươm tạo tại Không gian sáng tạo mở thử nghiệm (Living Lab), đến rà soát bộc lộ công khai bắt buộc tại biên bản nghiệm thu đề tài.</w:t>
      </w:r>
    </w:p>
    <w:p>
      <w:r>
        <w:rPr>
          <w:b/>
        </w:rPr>
        <w:t xml:space="preserve">4.3. </w:t>
      </w:r>
      <w:r>
        <w:t>4.3. Đột phá về cơ chế tài chính linh hoạt, thành lập doanh nghiệp quản lý tài sản trí tuệ và phân bổ lợi ích thương mại hóa</w:t>
      </w:r>
    </w:p>
    <w:p>
      <w:r>
        <w:t xml:space="preserve">Trích lập Dòng kinh phí hỗ trợ nộp đơn từ Quỹ phát triển KHCN để tài trợ lệ phí nộp đơn cho đề tài cơ sở; chi trả ngay 50% tiền thưởng giờ nghiên cứu khi đơn đăng ký được chấp nhận đơn hợp lệ. Đề xuất Đề án thành lập Doanh nghiệp quản lý tài sản trí tuệ (Spin-off) thuộc Trường </w:t>
      </w:r>
      <w:del w:id="1027" w:author="Claude" w:date="2026-09-30T17:54:11Z">
        <w:r>
          <w:delText xml:space="preserve">theo Điều 28 Luật Giáo dục đại học 2025 để thực hiện định giá và góp vốn thương mại hóa.</w:delText>
        </w:r>
      </w:del>
      <w:ins w:id="1028" w:author="Claude" w:date="2026-09-30T17:54:11Z">
        <w:r>
          <w:t xml:space="preserve">theo khoản 1 Điều 28 Luật Giáo dục đại học 2025 để thực hiện định giá và góp vốn thương mại hóa.</w:t>
        </w:r>
      </w:ins>
    </w:p>
    <w:p>
      <w:r>
        <w:rPr>
          <w:b/>
        </w:rPr>
        <w:t xml:space="preserve">4.4. </w:t>
      </w:r>
      <w:r>
        <w:t>4.4. Tái cấu trúc bộ máy liên thông và phát triển cơ sở dữ liệu số đáp ứng Luật Giáo dục đại học 2025</w:t>
      </w:r>
    </w:p>
    <w:p>
      <w:r>
        <w:t xml:space="preserve">Thành lập Bộ phận Chuyên trách Sở hữu trí tuệ trực thuộc Phòng Khoa học Công nghệ làm đầu mối điều phối duy nhất toàn trường, </w:t>
      </w:r>
      <w:del w:id="1029" w:author="Claude" w:date="2026-09-30T17:54:11Z">
        <w:r>
          <w:delText xml:space="preserve">phối hợp với Viện Nghiên cứu thành lập Trung tâm tư vấn định giá tài sản trí tuệ (theo Quyết định 1624/QĐ-TTg);</w:delText>
        </w:r>
      </w:del>
      <w:ins w:id="1030" w:author="Claude" w:date="2026-09-30T17:54:11Z">
        <w:r>
          <w:t xml:space="preserve">phối hợp với Viện Nghiên cứu giáo dục và Chuyển giao tri thức thành lập Trung tâm tư vấn định giá tài sản trí tuệ theo định hướng phát triển các trung tâm tư vấn, hỗ trợ định giá trong cơ sở giáo dục đại học tại Quyết định 1624/QĐ-TTg;</w:t>
        </w:r>
      </w:ins>
      <w:r>
        <w:t xml:space="preserve"> phân định cơ chế quản lý nhãn hiệu đối với các pháp nhân thành viên hệ sinh thái. Xây dựng Chuyên trang Cơ sở dữ liệu số tài sản trí tuệ bảo đảm </w:t>
      </w:r>
      <w:del w:id="1031" w:author="Claude" w:date="2026-09-30T17:54:11Z">
        <w:r>
          <w:delText xml:space="preserve">kết nối tự động với Nền tảng số quốc gia theo Điều 28 Luật Giáo dục đại học 2025.</w:delText>
        </w:r>
      </w:del>
      <w:ins w:id="1032" w:author="Claude" w:date="2026-09-30T17:54:11Z">
        <w:r>
          <w:t xml:space="preserve">kết nối tự động với Nền tảng số quốc gia theo điểm đ khoản 3 Điều 28 Luật Giáo dục đại học 2025.</w:t>
        </w:r>
      </w:ins>
    </w:p>
    <w:p>
      <w:pPr>
        <w:pStyle w:val="Heading2"/>
      </w:pPr>
      <w:r>
        <w:t>5. KẾT LUẬN</w:t>
      </w:r>
    </w:p>
    <w:p>
      <w:r>
        <w:t>Thích ứng với khung pháp lý mới đòi hỏi Trường Đại học Thành Đô phải chuyển đổi cơ bản mô hình quản lý sở hữu trí tuệ từ hành chính thụ động sang kiến tạo hệ sinh thái đồng hành và kích hoạt phong trào. Việc hoàn thiện thể chế nội bộ, chuẩn hóa quy trình rà soát bắt buộc 8 khâu gắn với mô hình thử nghiệm, tháo gỡ điểm nghẽn kinh phí nộp đơn và phát triển cơ sở dữ liệu số không chỉ giúp Nhà trường đáp ứng đầy đủ nghĩa vụ pháp lý theo Luật Giáo dục đại học 2025, Luật Khoa học, Công nghệ và Đổi mới sáng tạo 2025, Luật Sở hữu trí tuệ 2025 và Quyết định 1624/QĐ-TTg, mà còn tạo động lực bứt phá đưa hoạt động nghiên cứu khoa học đi vào chiều sâu thương mại hóa và đóng góp trực tiếp vào uy tín phát triển của Nhà trường.</w:t>
      </w:r>
    </w:p>
    <w:p>
      <w:pPr>
        <w:pStyle w:val="Heading2"/>
      </w:pPr>
      <w:r>
        <w:t>TÀI LIỆU THAM KHẢO</w:t>
      </w:r>
    </w:p>
    <w:p>
      <w:r>
        <w:t>1. Bộ Chính trị (2026), Kết luận số 51-KL/TW ngày 17 tháng 6 năm 2026 về đẩy mạnh công tác sở hữu trí tuệ phục vụ phát triển kinh tế - xã hội trong tình hình mới.</w:t>
      </w:r>
    </w:p>
    <w:p>
      <w:r>
        <w:t xml:space="preserve">2. </w:t>
      </w:r>
      <w:del w:id="1033" w:author="Claude" w:date="2026-09-30T17:54:11Z">
        <w:r>
          <w:delText xml:space="preserve">Quốc hội (2025), Luật Giáo dục đại học số 125/2025/QH15.</w:delText>
        </w:r>
      </w:del>
      <w:ins w:id="1034" w:author="Claude" w:date="2026-09-30T17:54:11Z">
        <w:r>
          <w:t xml:space="preserve">Quốc hội (2025), Luật Giáo dục đại học số 125/2025/QH15 ngày 10 tháng 12 năm 2025.</w:t>
        </w:r>
      </w:ins>
    </w:p>
    <w:p>
      <w:r>
        <w:t xml:space="preserve">3. </w:t>
      </w:r>
      <w:del w:id="1035" w:author="Claude" w:date="2026-09-30T17:54:11Z">
        <w:r>
          <w:delText xml:space="preserve">Quốc hội (2025), Luật Khoa học, Công nghệ và Đổi mới sáng tạo số 93/2025/QH15.</w:delText>
        </w:r>
      </w:del>
      <w:ins w:id="1036" w:author="Claude" w:date="2026-09-30T17:54:11Z">
        <w:r>
          <w:t xml:space="preserve">Quốc hội (2025), Luật Khoa học, công nghệ và đổi mới sáng tạo số 93/2025/QH15 ngày 27 tháng 6 năm 2025.</w:t>
        </w:r>
      </w:ins>
    </w:p>
    <w:p>
      <w:r>
        <w:t xml:space="preserve">4. </w:t>
      </w:r>
      <w:del w:id="1037" w:author="Claude" w:date="2026-09-30T17:54:11Z">
        <w:r>
          <w:delText xml:space="preserve">Quốc hội (2025), Luật sửa đổi, bổ sung một số điều của Luật Sở hữu trí tuệ số 131/2025/QH15.</w:delText>
        </w:r>
      </w:del>
      <w:ins w:id="1038" w:author="Claude" w:date="2026-09-30T17:54:11Z">
        <w:r>
          <w:t xml:space="preserve">Quốc hội (2025), Luật số 131/2025/QH15 ngày 10 tháng 12 năm 2025 sửa đổi, bổ sung một số điều của Luật Sở hữu trí tuệ.</w:t>
        </w:r>
      </w:ins>
    </w:p>
    <w:p>
      <w:r>
        <w:t xml:space="preserve">5. </w:t>
      </w:r>
      <w:del w:id="1039" w:author="Claude" w:date="2026-09-30T17:54:11Z">
        <w:r>
          <w:delText xml:space="preserve">Ủy ban Thường vụ Quốc hội (2026), Văn bản hợp nhất số 67/VBHN-VPQH ngày 08 tháng 01 năm 2026 hợp nhất Luật Sở hữu trí tuệ.</w:delText>
        </w:r>
      </w:del>
      <w:ins w:id="1040" w:author="Claude" w:date="2026-09-30T17:54:11Z">
        <w:r>
          <w:t xml:space="preserve">Văn phòng Quốc hội (2026), Văn bản hợp nhất số 67/VBHN-VPQH ngày 23 tháng 3 năm 2026 Luật Sở hữu trí tuệ.</w:t>
        </w:r>
      </w:ins>
    </w:p>
    <w:p>
      <w:r>
        <w:t xml:space="preserve">6. Thủ tướng Chính phủ (2026), </w:t>
      </w:r>
      <w:del w:id="1041" w:author="Claude" w:date="2026-09-30T17:54:11Z">
        <w:r>
          <w:delText xml:space="preserve">Quyết định số 1624/QĐ-TTg ngày 18 tháng 8 năm 2026</w:delText>
        </w:r>
      </w:del>
      <w:ins w:id="1042" w:author="Claude" w:date="2026-09-30T17:54:11Z">
        <w:r>
          <w:t xml:space="preserve">Quyết định số 1624/QĐ-TTg ngày 21 tháng 8 năm 2026</w:t>
        </w:r>
      </w:ins>
      <w:r>
        <w:t xml:space="preserve"> sửa đổi, bổ sung Quyết định số 1068/QĐ-TTg phê duyệt Chiến lược Sở hữu trí tuệ đến năm 2030.</w:t>
      </w:r>
    </w:p>
    <w:p>
      <w:r>
        <w:t xml:space="preserve">7. </w:t>
      </w:r>
      <w:del w:id="1043" w:author="Claude" w:date="2026-09-30T17:54:11Z">
        <w:r>
          <w:delText xml:space="preserve">Thủ tướng Chính phủ (2026), Chỉ thị số 02/CT-TTg về tăng cường thực thi quyền sở hữu trí tuệ.</w:delText>
        </w:r>
      </w:del>
      <w:ins w:id="1044" w:author="Claude" w:date="2026-09-30T17:54:11Z">
        <w:r>
          <w:t xml:space="preserve">Thủ tướng Chính phủ (2026), Chỉ thị số 02/CT-TTg ngày 30 tháng 01 năm 2026 về tăng cường thực thi quyền sở hữu trí tuệ.</w:t>
        </w:r>
      </w:ins>
    </w:p>
    <w:p>
      <w:r>
        <w:t xml:space="preserve">8. </w:t>
      </w:r>
      <w:del w:id="1045" w:author="Claude" w:date="2026-09-30T17:54:11Z">
        <w:r>
          <w:delText xml:space="preserve">Trường Đại học Thành Đô (2021), Quyết định số 213/QĐ-ĐHTĐ về việc ban hành Quy chế hoạt động khoa học và công nghệ.</w:delText>
        </w:r>
      </w:del>
      <w:ins w:id="1046" w:author="Claude" w:date="2026-09-30T17:54:11Z">
        <w:r>
          <w:t xml:space="preserve">Trường Đại học Thành Đô (2021), Quy chế hoạt động khoa học công nghệ ban hành kèm văn bản số 213/QĐ-ĐHTĐ ngày 28 tháng 12 năm 2021.</w:t>
        </w:r>
      </w:ins>
    </w:p>
    <w:p>
      <w:r>
        <w:t xml:space="preserve">9. </w:t>
      </w:r>
      <w:del w:id="1047" w:author="Claude" w:date="2026-09-30T17:54:11Z">
        <w:r>
          <w:delText xml:space="preserve">Trường Đại học Thành Đô (2026), Quyết định số 217/QĐ-ĐHTĐ về việc sửa đổi, bổ sung Quy chế hoạt động khoa học và công nghệ.</w:delText>
        </w:r>
      </w:del>
      <w:ins w:id="1048" w:author="Claude" w:date="2026-09-30T17:54:11Z">
        <w:r>
          <w:t xml:space="preserve">Trường Đại học Thành Đô (2024), Quy chế quản trị tài sản trí tuệ tại Trường Đại học Thành Đô.</w:t>
          <w:br/>
          <w:t xml:space="preserve">10. Trường Đại học Thành Đô (2024), Kế hoạch số 07/KH-ĐHTĐ ngày 01 tháng 7 năm 2024 về hoạt động khoa học công nghệ giai đoạn 2024 - 2028, tầm nhìn 2035.</w:t>
          <w:br/>
          <w:t xml:space="preserve">11. Trường Đại học Thành Đô (2026), Quy chế chi tiêu nội bộ ban hành ngày 01 tháng 8 năm 2026.</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