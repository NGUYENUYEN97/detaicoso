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line="324" w:lineRule="auto"/>
        <w:ind w:firstLine="0"/>
        <w:jc w:val="center"/>
      </w:pPr>
      <w:r>
        <w:rPr>
          <w:rFonts w:ascii="Times New Roman" w:hAnsi="Times New Roman"/>
          <w:b/>
          <w:i w:val="0"/>
          <w:color w:val="000000"/>
          <w:sz w:val="28"/>
        </w:rPr>
        <w:t>BÁO CÁO TOÀN VĂN TỔNG KẾT ĐỀ TÀI KHOA HỌC VÀ CÔNG NGHỆ CẤP CƠ SỞ</w:t>
      </w:r>
    </w:p>
    <w:p>
      <w:pPr>
        <w:spacing w:before="0" w:after="110" w:line="348" w:lineRule="auto"/>
        <w:ind w:firstLine="576"/>
        <w:jc w:val="both"/>
      </w:pPr>
      <w:r>
        <w:rPr>
          <w:rFonts w:ascii="Times New Roman" w:hAnsi="Times New Roman"/>
          <w:b/>
          <w:i w:val="0"/>
          <w:color w:val="000000"/>
          <w:sz w:val="26"/>
        </w:rPr>
        <w:t>Tên đề tài:</w:t>
      </w:r>
      <w:r>
        <w:rPr>
          <w:rFonts w:ascii="Times New Roman" w:hAnsi="Times New Roman"/>
          <w:b w:val="0"/>
          <w:i w:val="0"/>
          <w:color w:val="000000"/>
          <w:sz w:val="26"/>
        </w:rPr>
        <w:t xml:space="preserve"> Nghiên cứu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i w:val="0"/>
          <w:color w:val="000000"/>
          <w:sz w:val="26"/>
        </w:rPr>
        <w:t>Cấp quản lý:</w:t>
      </w:r>
      <w:r>
        <w:rPr>
          <w:rFonts w:ascii="Times New Roman" w:hAnsi="Times New Roman"/>
          <w:b w:val="0"/>
          <w:i w:val="0"/>
          <w:color w:val="000000"/>
          <w:sz w:val="26"/>
        </w:rPr>
        <w:t xml:space="preserve"> Đề tài nghiên cứu khoa học và công nghệ cấp cơ sở</w:t>
      </w:r>
    </w:p>
    <w:p>
      <w:pPr>
        <w:spacing w:before="0" w:after="110" w:line="348" w:lineRule="auto"/>
        <w:ind w:firstLine="576"/>
        <w:jc w:val="both"/>
      </w:pPr>
      <w:r>
        <w:rPr>
          <w:rFonts w:ascii="Times New Roman" w:hAnsi="Times New Roman"/>
          <w:b/>
          <w:i w:val="0"/>
          <w:color w:val="000000"/>
          <w:sz w:val="26"/>
        </w:rPr>
        <w:t>Đơn vị chủ trì:</w:t>
      </w:r>
      <w:r>
        <w:rPr>
          <w:rFonts w:ascii="Times New Roman" w:hAnsi="Times New Roman"/>
          <w:b w:val="0"/>
          <w:i w:val="0"/>
          <w:color w:val="000000"/>
          <w:sz w:val="26"/>
        </w:rPr>
        <w:t xml:space="preserve"> Trường Đại học Thành Đô</w:t>
      </w:r>
    </w:p>
    <w:p>
      <w:pPr>
        <w:spacing w:before="0" w:after="110" w:line="348" w:lineRule="auto"/>
        <w:ind w:firstLine="576"/>
        <w:jc w:val="both"/>
      </w:pPr>
      <w:r>
        <w:rPr>
          <w:rFonts w:ascii="Times New Roman" w:hAnsi="Times New Roman"/>
          <w:b/>
          <w:i w:val="0"/>
          <w:color w:val="000000"/>
          <w:sz w:val="26"/>
        </w:rPr>
        <w:t>Chủ nhiệm đề tài:</w:t>
      </w:r>
      <w:r>
        <w:rPr>
          <w:rFonts w:ascii="Times New Roman" w:hAnsi="Times New Roman"/>
          <w:b w:val="0"/>
          <w:i w:val="0"/>
          <w:color w:val="000000"/>
          <w:sz w:val="26"/>
        </w:rPr>
        <w:t xml:space="preserve"> ThS. Nguyễn Thị Tố Uyên</w:t>
      </w:r>
    </w:p>
    <w:p>
      <w:pPr>
        <w:spacing w:before="0" w:after="110" w:line="348" w:lineRule="auto"/>
        <w:ind w:firstLine="576"/>
        <w:jc w:val="both"/>
      </w:pPr>
      <w:r>
        <w:rPr>
          <w:rFonts w:ascii="Times New Roman" w:hAnsi="Times New Roman"/>
          <w:b/>
          <w:i w:val="0"/>
          <w:color w:val="000000"/>
          <w:sz w:val="26"/>
        </w:rPr>
        <w:t>Đơn vị công tác:</w:t>
      </w:r>
      <w:r>
        <w:rPr>
          <w:rFonts w:ascii="Times New Roman" w:hAnsi="Times New Roman"/>
          <w:b w:val="0"/>
          <w:i w:val="0"/>
          <w:color w:val="000000"/>
          <w:sz w:val="26"/>
        </w:rPr>
        <w:t xml:space="preserve"> Viện Quản trị và Công nghệ</w:t>
      </w:r>
    </w:p>
    <w:p>
      <w:pPr>
        <w:spacing w:before="0" w:after="110" w:line="348" w:lineRule="auto"/>
        <w:ind w:firstLine="576"/>
        <w:jc w:val="both"/>
      </w:pPr>
      <w:r>
        <w:rPr>
          <w:rFonts w:ascii="Times New Roman" w:hAnsi="Times New Roman"/>
          <w:b/>
          <w:i w:val="0"/>
          <w:color w:val="000000"/>
          <w:sz w:val="26"/>
        </w:rPr>
        <w:t>Thời gian thực hiện:</w:t>
      </w:r>
      <w:r>
        <w:rPr>
          <w:rFonts w:ascii="Times New Roman" w:hAnsi="Times New Roman"/>
          <w:b w:val="0"/>
          <w:i w:val="0"/>
          <w:color w:val="000000"/>
          <w:sz w:val="26"/>
        </w:rPr>
        <w:t xml:space="preserve"> Năm 2026</w:t>
      </w:r>
    </w:p>
    <w:p>
      <w:pPr>
        <w:pageBreakBefore/>
        <w:spacing w:before="320" w:after="200" w:line="324" w:lineRule="auto"/>
        <w:ind w:firstLine="0"/>
        <w:jc w:val="center"/>
      </w:pPr>
      <w:r>
        <w:rPr>
          <w:rFonts w:ascii="Times New Roman" w:hAnsi="Times New Roman"/>
          <w:b/>
          <w:i w:val="0"/>
          <w:color w:val="000000"/>
          <w:sz w:val="28"/>
        </w:rPr>
        <w:t>MỤC LỤC TỔNG QUAN</w:t>
      </w:r>
    </w:p>
    <w:p>
      <w:pPr>
        <w:spacing w:before="0" w:after="110" w:line="348" w:lineRule="auto"/>
        <w:ind w:firstLine="0"/>
        <w:jc w:val="both"/>
      </w:pPr>
      <w:r>
        <w:rPr>
          <w:rFonts w:ascii="Times New Roman" w:hAnsi="Times New Roman"/>
          <w:b/>
          <w:i w:val="0"/>
          <w:color w:val="000000"/>
          <w:sz w:val="26"/>
        </w:rPr>
        <w:t>MỞ ĐẦU</w:t>
      </w:r>
    </w:p>
    <w:p>
      <w:pPr>
        <w:spacing w:before="0" w:after="110" w:line="348" w:lineRule="auto"/>
        <w:ind w:firstLine="0"/>
        <w:jc w:val="both"/>
      </w:pPr>
      <w:r>
        <w:rPr>
          <w:rFonts w:ascii="Times New Roman" w:hAnsi="Times New Roman"/>
          <w:b w:val="0"/>
          <w:i w:val="0"/>
          <w:color w:val="000000"/>
          <w:sz w:val="26"/>
        </w:rPr>
        <w:t>1. Tính cấp thiết của đề tài</w:t>
      </w:r>
    </w:p>
    <w:p>
      <w:pPr>
        <w:spacing w:before="0" w:after="110" w:line="348" w:lineRule="auto"/>
        <w:ind w:firstLine="0"/>
        <w:jc w:val="both"/>
      </w:pPr>
      <w:r>
        <w:rPr>
          <w:rFonts w:ascii="Times New Roman" w:hAnsi="Times New Roman"/>
          <w:b w:val="0"/>
          <w:i w:val="0"/>
          <w:color w:val="000000"/>
          <w:sz w:val="26"/>
        </w:rPr>
        <w:t>2. Tổng quan tình hình nghiên cứu trong và ngoài nước</w:t>
      </w:r>
    </w:p>
    <w:p>
      <w:pPr>
        <w:spacing w:before="0" w:after="110" w:line="348" w:lineRule="auto"/>
        <w:ind w:firstLine="0"/>
        <w:jc w:val="both"/>
      </w:pPr>
      <w:r>
        <w:rPr>
          <w:rFonts w:ascii="Times New Roman" w:hAnsi="Times New Roman"/>
          <w:b w:val="0"/>
          <w:i w:val="0"/>
          <w:color w:val="000000"/>
          <w:sz w:val="26"/>
        </w:rPr>
        <w:t>2.1. Công trình khoa học liên quan của Việt Nam</w:t>
      </w:r>
    </w:p>
    <w:p>
      <w:pPr>
        <w:spacing w:before="0" w:after="110" w:line="348" w:lineRule="auto"/>
        <w:ind w:firstLine="0"/>
        <w:jc w:val="both"/>
      </w:pPr>
      <w:r>
        <w:rPr>
          <w:rFonts w:ascii="Times New Roman" w:hAnsi="Times New Roman"/>
          <w:b w:val="0"/>
          <w:i w:val="0"/>
          <w:color w:val="000000"/>
          <w:sz w:val="26"/>
        </w:rPr>
        <w:t>2.2. Công trình khoa học liên quan của nước ngoài</w:t>
      </w:r>
    </w:p>
    <w:p>
      <w:pPr>
        <w:spacing w:before="0" w:after="110" w:line="348" w:lineRule="auto"/>
        <w:ind w:firstLine="0"/>
        <w:jc w:val="both"/>
      </w:pPr>
      <w:r>
        <w:rPr>
          <w:rFonts w:ascii="Times New Roman" w:hAnsi="Times New Roman"/>
          <w:b w:val="0"/>
          <w:i w:val="0"/>
          <w:color w:val="000000"/>
          <w:sz w:val="26"/>
        </w:rPr>
        <w:t>2.3. Đánh giá tổng hợp và khoảng trống nghiên cứu</w:t>
      </w:r>
    </w:p>
    <w:p>
      <w:pPr>
        <w:spacing w:before="0" w:after="110" w:line="348" w:lineRule="auto"/>
        <w:ind w:firstLine="0"/>
        <w:jc w:val="both"/>
      </w:pPr>
      <w:r>
        <w:rPr>
          <w:rFonts w:ascii="Times New Roman" w:hAnsi="Times New Roman"/>
          <w:b w:val="0"/>
          <w:i w:val="0"/>
          <w:color w:val="000000"/>
          <w:sz w:val="26"/>
        </w:rPr>
        <w:t>3. Mục tiêu nghiên cứu của đề tài</w:t>
      </w:r>
    </w:p>
    <w:p>
      <w:pPr>
        <w:spacing w:before="0" w:after="110" w:line="348" w:lineRule="auto"/>
        <w:ind w:firstLine="0"/>
        <w:jc w:val="both"/>
      </w:pPr>
      <w:r>
        <w:rPr>
          <w:rFonts w:ascii="Times New Roman" w:hAnsi="Times New Roman"/>
          <w:b w:val="0"/>
          <w:i w:val="0"/>
          <w:color w:val="000000"/>
          <w:sz w:val="26"/>
        </w:rPr>
        <w:t>4. Đóng góp mới của đề tài (Ý nghĩa khoa học và thực tiễn)</w:t>
      </w:r>
    </w:p>
    <w:p>
      <w:pPr>
        <w:spacing w:before="0" w:after="110" w:line="348" w:lineRule="auto"/>
        <w:ind w:firstLine="0"/>
        <w:jc w:val="both"/>
      </w:pPr>
      <w:r>
        <w:rPr>
          <w:rFonts w:ascii="Times New Roman" w:hAnsi="Times New Roman"/>
          <w:b w:val="0"/>
          <w:i w:val="0"/>
          <w:color w:val="000000"/>
          <w:sz w:val="26"/>
        </w:rPr>
        <w:t>5. Đối tượng và phạm vi nghiên cứu</w:t>
      </w:r>
    </w:p>
    <w:p>
      <w:pPr>
        <w:spacing w:before="0" w:after="110" w:line="348" w:lineRule="auto"/>
        <w:ind w:firstLine="0"/>
        <w:jc w:val="both"/>
      </w:pPr>
      <w:r>
        <w:rPr>
          <w:rFonts w:ascii="Times New Roman" w:hAnsi="Times New Roman"/>
          <w:b w:val="0"/>
          <w:i w:val="0"/>
          <w:color w:val="000000"/>
          <w:sz w:val="26"/>
        </w:rPr>
        <w:t>6. Cách tiếp cận nghiên cứu</w:t>
      </w:r>
    </w:p>
    <w:p>
      <w:pPr>
        <w:spacing w:before="0" w:after="110" w:line="348" w:lineRule="auto"/>
        <w:ind w:firstLine="0"/>
        <w:jc w:val="both"/>
      </w:pPr>
      <w:r>
        <w:rPr>
          <w:rFonts w:ascii="Times New Roman" w:hAnsi="Times New Roman"/>
          <w:b w:val="0"/>
          <w:i w:val="0"/>
          <w:color w:val="000000"/>
          <w:sz w:val="26"/>
        </w:rPr>
        <w:t>7. Phương pháp nghiên cứu</w:t>
      </w:r>
    </w:p>
    <w:p>
      <w:pPr>
        <w:spacing w:before="0" w:after="110" w:line="348" w:lineRule="auto"/>
        <w:ind w:firstLine="0"/>
        <w:jc w:val="both"/>
      </w:pPr>
      <w:r>
        <w:rPr>
          <w:rFonts w:ascii="Times New Roman" w:hAnsi="Times New Roman"/>
          <w:b w:val="0"/>
          <w:i w:val="0"/>
          <w:color w:val="000000"/>
          <w:sz w:val="26"/>
        </w:rPr>
        <w:t>8. Bố cục của đề tài</w:t>
      </w:r>
    </w:p>
    <w:p>
      <w:pPr>
        <w:spacing w:before="0" w:after="110" w:line="348" w:lineRule="auto"/>
        <w:ind w:firstLine="0"/>
        <w:jc w:val="both"/>
      </w:pPr>
      <w:r>
        <w:rPr>
          <w:rFonts w:ascii="Times New Roman" w:hAnsi="Times New Roman"/>
          <w:b/>
          <w:i w:val="0"/>
          <w:color w:val="000000"/>
          <w:sz w:val="26"/>
        </w:rPr>
        <w:t>CHƯƠNG 1. CƠ SỞ LÝ LUẬN VỀ QUẢN LÝ QUYỀN SỞ HỮU TRÍ TUỆ TRONG TRƯỜNG ĐẠI HỌC</w:t>
      </w:r>
    </w:p>
    <w:p>
      <w:pPr>
        <w:spacing w:before="0" w:after="110" w:line="348" w:lineRule="auto"/>
        <w:ind w:firstLine="0"/>
        <w:jc w:val="both"/>
      </w:pPr>
      <w:r>
        <w:rPr>
          <w:rFonts w:ascii="Times New Roman" w:hAnsi="Times New Roman"/>
          <w:b w:val="0"/>
          <w:i w:val="0"/>
          <w:color w:val="000000"/>
          <w:sz w:val="26"/>
        </w:rPr>
        <w:t>1.1. Khái niệm và vai trò của quyền sở hữu trí tuệ trong trường đại học</w:t>
      </w:r>
    </w:p>
    <w:p>
      <w:pPr>
        <w:spacing w:before="0" w:after="110" w:line="348" w:lineRule="auto"/>
        <w:ind w:firstLine="0"/>
        <w:jc w:val="both"/>
      </w:pPr>
      <w:r>
        <w:rPr>
          <w:rFonts w:ascii="Times New Roman" w:hAnsi="Times New Roman"/>
          <w:b w:val="0"/>
          <w:i w:val="0"/>
          <w:color w:val="000000"/>
          <w:sz w:val="26"/>
        </w:rPr>
        <w:t>1.1.1. Một số khái niệm nền tảng</w:t>
      </w:r>
    </w:p>
    <w:p>
      <w:pPr>
        <w:spacing w:before="0" w:after="110" w:line="348" w:lineRule="auto"/>
        <w:ind w:firstLine="0"/>
        <w:jc w:val="both"/>
      </w:pPr>
      <w:r>
        <w:rPr>
          <w:rFonts w:ascii="Times New Roman" w:hAnsi="Times New Roman"/>
          <w:b w:val="0"/>
          <w:i w:val="0"/>
          <w:color w:val="000000"/>
          <w:sz w:val="26"/>
        </w:rPr>
        <w:t>1.1.2. Đặc điểm của tài sản trí tuệ và hoạt động quản lý trong trường đại học</w:t>
      </w:r>
    </w:p>
    <w:p>
      <w:pPr>
        <w:spacing w:before="0" w:after="110" w:line="348" w:lineRule="auto"/>
        <w:ind w:firstLine="0"/>
        <w:jc w:val="both"/>
      </w:pPr>
      <w:r>
        <w:rPr>
          <w:rFonts w:ascii="Times New Roman" w:hAnsi="Times New Roman"/>
          <w:b w:val="0"/>
          <w:i w:val="0"/>
          <w:color w:val="000000"/>
          <w:sz w:val="26"/>
        </w:rPr>
        <w:t>1.1.3. Vai trò của quyền sở hữu trí tuệ đối với trường đại học định hướng ứng dụng</w:t>
      </w:r>
    </w:p>
    <w:p>
      <w:pPr>
        <w:spacing w:before="0" w:after="110" w:line="348" w:lineRule="auto"/>
        <w:ind w:firstLine="0"/>
        <w:jc w:val="both"/>
      </w:pPr>
      <w:r>
        <w:rPr>
          <w:rFonts w:ascii="Times New Roman" w:hAnsi="Times New Roman"/>
          <w:b w:val="0"/>
          <w:i w:val="0"/>
          <w:color w:val="000000"/>
          <w:sz w:val="26"/>
        </w:rPr>
        <w:t>1.2. Nội dung quản lý quyền sở hữu trí tuệ trong trường đại học</w:t>
      </w:r>
    </w:p>
    <w:p>
      <w:pPr>
        <w:spacing w:before="0" w:after="110" w:line="348" w:lineRule="auto"/>
        <w:ind w:firstLine="0"/>
        <w:jc w:val="both"/>
      </w:pPr>
      <w:del w:id="1086" w:author="Claude" w:date="2026-10-06T14:59:14Z">
        <w:r>
          <w:rPr>
            <w:rFonts w:ascii="Times New Roman" w:hAnsi="Times New Roman"/>
            <w:b w:val="0"/>
            <w:i w:val="0"/>
            <w:color w:val="000000"/>
            <w:sz w:val="26"/>
          </w:rPr>
          <w:delText>1.2.1. Sáng tạo quyền sở hữu trí tuệ</w:delText>
        </w:r>
      </w:del>
      <w:ins w:id="1087" w:author="Claude" w:date="2026-10-06T14:59:14Z">
        <w:r>
          <w:rPr>
            <w:rFonts w:ascii="Times New Roman" w:hAnsi="Times New Roman"/>
            <w:b w:val="0"/>
            <w:i w:val="0"/>
            <w:color w:val="000000"/>
            <w:sz w:val="26"/>
          </w:rPr>
          <w:t xml:space="preserve">1.2.1. Sáng tạo tài sản trí tuệ</w:t>
        </w:r>
      </w:ins>
    </w:p>
    <w:p>
      <w:pPr>
        <w:spacing w:before="0" w:after="110" w:line="348" w:lineRule="auto"/>
        <w:ind w:firstLine="0"/>
        <w:jc w:val="both"/>
      </w:pPr>
      <w:r>
        <w:rPr>
          <w:rFonts w:ascii="Times New Roman" w:hAnsi="Times New Roman"/>
          <w:b w:val="0"/>
          <w:i w:val="0"/>
          <w:color w:val="000000"/>
          <w:sz w:val="26"/>
        </w:rPr>
        <w:t>1.2.2. Xác lập quyền sở hữu trí tuệ</w:t>
      </w:r>
    </w:p>
    <w:p>
      <w:pPr>
        <w:spacing w:before="0" w:after="110" w:line="348" w:lineRule="auto"/>
        <w:ind w:firstLine="0"/>
        <w:jc w:val="both"/>
      </w:pPr>
      <w:r>
        <w:rPr>
          <w:rFonts w:ascii="Times New Roman" w:hAnsi="Times New Roman"/>
          <w:b w:val="0"/>
          <w:i w:val="0"/>
          <w:color w:val="000000"/>
          <w:sz w:val="26"/>
        </w:rPr>
        <w:t>1.2.3. Khai thác quyền sở hữu trí tuệ</w:t>
      </w:r>
    </w:p>
    <w:p>
      <w:pPr>
        <w:spacing w:before="0" w:after="110" w:line="348" w:lineRule="auto"/>
        <w:ind w:firstLine="0"/>
        <w:jc w:val="both"/>
      </w:pPr>
      <w:r>
        <w:rPr>
          <w:rFonts w:ascii="Times New Roman" w:hAnsi="Times New Roman"/>
          <w:b w:val="0"/>
          <w:i w:val="0"/>
          <w:color w:val="000000"/>
          <w:sz w:val="26"/>
        </w:rPr>
        <w:t>1.2.4. Bảo vệ quyền sở hữu trí tuệ</w:t>
      </w:r>
    </w:p>
    <w:p>
      <w:pPr>
        <w:spacing w:before="0" w:after="110" w:line="348" w:lineRule="auto"/>
        <w:ind w:firstLine="576"/>
        <w:jc w:val="both"/>
      </w:pPr>
      <w:r>
        <w:rPr>
          <w:rFonts w:ascii="Times New Roman" w:hAnsi="Times New Roman"/>
          <w:b w:val="0"/>
          <w:i w:val="0"/>
          <w:color w:val="000000"/>
          <w:sz w:val="26"/>
        </w:rPr>
        <w:t>TIỂU KẾT CHƯƠNG 1</w:t>
      </w:r>
    </w:p>
    <w:p>
      <w:pPr>
        <w:spacing w:before="0" w:after="110" w:line="348" w:lineRule="auto"/>
        <w:ind w:firstLine="0"/>
        <w:jc w:val="both"/>
      </w:pPr>
      <w:r>
        <w:rPr>
          <w:rFonts w:ascii="Times New Roman" w:hAnsi="Times New Roman"/>
          <w:b/>
          <w:i w:val="0"/>
          <w:color w:val="000000"/>
          <w:sz w:val="26"/>
        </w:rPr>
        <w:t>CHƯƠNG 2. THỰC TRẠNG QUẢN LÝ QUYỀN SỞ HỮU TRÍ TUỆ TẠI TRƯỜNG ĐẠI HỌC THÀNH ĐÔ</w:t>
      </w:r>
    </w:p>
    <w:p>
      <w:pPr>
        <w:spacing w:before="0" w:after="110" w:line="348" w:lineRule="auto"/>
        <w:ind w:firstLine="0"/>
        <w:jc w:val="both"/>
      </w:pPr>
      <w:r>
        <w:rPr>
          <w:rFonts w:ascii="Times New Roman" w:hAnsi="Times New Roman"/>
          <w:b w:val="0"/>
          <w:i w:val="0"/>
          <w:color w:val="000000"/>
          <w:sz w:val="26"/>
        </w:rPr>
        <w:t>2.1. Khái quát về Trường Đại học Thành Đô</w:t>
      </w:r>
    </w:p>
    <w:p>
      <w:pPr>
        <w:spacing w:before="0" w:after="110" w:line="348" w:lineRule="auto"/>
        <w:ind w:firstLine="0"/>
        <w:jc w:val="both"/>
      </w:pPr>
      <w:r>
        <w:rPr>
          <w:rFonts w:ascii="Times New Roman" w:hAnsi="Times New Roman"/>
          <w:b w:val="0"/>
          <w:i w:val="0"/>
          <w:color w:val="000000"/>
          <w:sz w:val="26"/>
        </w:rPr>
        <w:t>2.1.1. Quá trình hình thành và phát triển</w:t>
      </w:r>
    </w:p>
    <w:p>
      <w:pPr>
        <w:spacing w:before="0" w:after="110" w:line="348" w:lineRule="auto"/>
        <w:ind w:firstLine="0"/>
        <w:jc w:val="both"/>
      </w:pPr>
      <w:r>
        <w:rPr>
          <w:rFonts w:ascii="Times New Roman" w:hAnsi="Times New Roman"/>
          <w:b w:val="0"/>
          <w:i w:val="0"/>
          <w:color w:val="000000"/>
          <w:sz w:val="26"/>
        </w:rPr>
        <w:t>2.1.2. Tổ chức bộ máy và nguồn nhân lực</w:t>
      </w:r>
    </w:p>
    <w:p>
      <w:pPr>
        <w:spacing w:before="0" w:after="110" w:line="348" w:lineRule="auto"/>
        <w:ind w:firstLine="0"/>
        <w:jc w:val="both"/>
      </w:pPr>
      <w:r>
        <w:rPr>
          <w:rFonts w:ascii="Times New Roman" w:hAnsi="Times New Roman"/>
          <w:b w:val="0"/>
          <w:i w:val="0"/>
          <w:color w:val="000000"/>
          <w:sz w:val="26"/>
        </w:rPr>
        <w:t>2.1.3. Hoạt động nghiên cứu khoa học giai đoạn 2021 - 2025</w:t>
      </w:r>
    </w:p>
    <w:p>
      <w:pPr>
        <w:spacing w:before="0" w:after="110" w:line="348" w:lineRule="auto"/>
        <w:ind w:firstLine="0"/>
        <w:jc w:val="both"/>
      </w:pPr>
      <w:r>
        <w:rPr>
          <w:rFonts w:ascii="Times New Roman" w:hAnsi="Times New Roman"/>
          <w:b w:val="0"/>
          <w:i w:val="0"/>
          <w:color w:val="000000"/>
          <w:sz w:val="26"/>
        </w:rPr>
        <w:t>2.2. Thực trạng quản lý quyền sở hữu trí tuệ</w:t>
      </w:r>
    </w:p>
    <w:p>
      <w:pPr>
        <w:spacing w:before="0" w:after="110" w:line="348" w:lineRule="auto"/>
        <w:ind w:firstLine="0"/>
        <w:jc w:val="both"/>
      </w:pPr>
      <w:r>
        <w:rPr>
          <w:rFonts w:ascii="Times New Roman" w:hAnsi="Times New Roman"/>
          <w:b w:val="0"/>
          <w:i w:val="0"/>
          <w:color w:val="000000"/>
          <w:sz w:val="26"/>
        </w:rPr>
        <w:t>2.2.1. Sáng tạo tài sản trí tuệ</w:t>
      </w:r>
    </w:p>
    <w:p>
      <w:pPr>
        <w:spacing w:before="0" w:after="110" w:line="348" w:lineRule="auto"/>
        <w:ind w:firstLine="0"/>
        <w:jc w:val="both"/>
      </w:pPr>
      <w:r>
        <w:rPr>
          <w:rFonts w:ascii="Times New Roman" w:hAnsi="Times New Roman"/>
          <w:b w:val="0"/>
          <w:i w:val="0"/>
          <w:color w:val="000000"/>
          <w:sz w:val="26"/>
        </w:rPr>
        <w:t>2.2.2. Xác lập quyền sở hữu trí tuệ</w:t>
      </w:r>
    </w:p>
    <w:p>
      <w:pPr>
        <w:spacing w:before="0" w:after="110" w:line="348" w:lineRule="auto"/>
        <w:ind w:firstLine="0"/>
        <w:jc w:val="both"/>
      </w:pPr>
      <w:r>
        <w:rPr>
          <w:rFonts w:ascii="Times New Roman" w:hAnsi="Times New Roman"/>
          <w:b w:val="0"/>
          <w:i w:val="0"/>
          <w:color w:val="000000"/>
          <w:sz w:val="26"/>
        </w:rPr>
        <w:t>2.2.3. Khai thác quyền sở hữu trí tuệ</w:t>
      </w:r>
    </w:p>
    <w:p>
      <w:pPr>
        <w:spacing w:before="0" w:after="110" w:line="348" w:lineRule="auto"/>
        <w:ind w:firstLine="0"/>
        <w:jc w:val="both"/>
      </w:pPr>
      <w:r>
        <w:rPr>
          <w:rFonts w:ascii="Times New Roman" w:hAnsi="Times New Roman"/>
          <w:b w:val="0"/>
          <w:i w:val="0"/>
          <w:color w:val="000000"/>
          <w:sz w:val="26"/>
        </w:rPr>
        <w:t>2.2.4. Bảo vệ quyền sở hữu trí tuệ</w:t>
      </w:r>
    </w:p>
    <w:p>
      <w:pPr>
        <w:spacing w:before="0" w:after="110" w:line="348" w:lineRule="auto"/>
        <w:ind w:firstLine="0"/>
        <w:jc w:val="both"/>
      </w:pPr>
      <w:r>
        <w:rPr>
          <w:rFonts w:ascii="Times New Roman" w:hAnsi="Times New Roman"/>
          <w:b w:val="0"/>
          <w:i w:val="0"/>
          <w:color w:val="000000"/>
          <w:sz w:val="26"/>
        </w:rPr>
        <w:t>2.3. Đánh giá chung về thực trạng quản lý quyền sở hữu trí tuệ</w:t>
      </w:r>
    </w:p>
    <w:p>
      <w:pPr>
        <w:spacing w:before="0" w:after="110" w:line="348" w:lineRule="auto"/>
        <w:ind w:firstLine="0"/>
        <w:jc w:val="both"/>
      </w:pPr>
      <w:r>
        <w:rPr>
          <w:rFonts w:ascii="Times New Roman" w:hAnsi="Times New Roman"/>
          <w:b w:val="0"/>
          <w:i w:val="0"/>
          <w:color w:val="000000"/>
          <w:sz w:val="26"/>
        </w:rPr>
        <w:t>2.3.1. Kết quả đạt được</w:t>
      </w:r>
    </w:p>
    <w:p>
      <w:pPr>
        <w:spacing w:before="0" w:after="110" w:line="348" w:lineRule="auto"/>
        <w:ind w:firstLine="0"/>
        <w:jc w:val="both"/>
      </w:pPr>
      <w:r>
        <w:rPr>
          <w:rFonts w:ascii="Times New Roman" w:hAnsi="Times New Roman"/>
          <w:b w:val="0"/>
          <w:i w:val="0"/>
          <w:color w:val="000000"/>
          <w:sz w:val="26"/>
        </w:rPr>
        <w:t>2.3.2. Tồn tại, hạn chế</w:t>
      </w:r>
    </w:p>
    <w:p>
      <w:pPr>
        <w:spacing w:before="0" w:after="110" w:line="348" w:lineRule="auto"/>
        <w:ind w:firstLine="0"/>
        <w:jc w:val="both"/>
      </w:pPr>
      <w:r>
        <w:rPr>
          <w:rFonts w:ascii="Times New Roman" w:hAnsi="Times New Roman"/>
          <w:b w:val="0"/>
          <w:i w:val="0"/>
          <w:color w:val="000000"/>
          <w:sz w:val="26"/>
        </w:rPr>
        <w:t>2.3.3. Nguyên nhân của tồn tại, hạn chế</w:t>
      </w:r>
    </w:p>
    <w:p>
      <w:pPr>
        <w:spacing w:before="0" w:after="110" w:line="348" w:lineRule="auto"/>
        <w:ind w:firstLine="576"/>
        <w:jc w:val="both"/>
      </w:pPr>
      <w:r>
        <w:rPr>
          <w:rFonts w:ascii="Times New Roman" w:hAnsi="Times New Roman"/>
          <w:b w:val="0"/>
          <w:i w:val="0"/>
          <w:color w:val="000000"/>
          <w:sz w:val="26"/>
        </w:rPr>
        <w:t>TIỂU KẾT CHƯƠNG 2</w:t>
      </w:r>
    </w:p>
    <w:p>
      <w:pPr>
        <w:spacing w:before="0" w:after="110" w:line="348" w:lineRule="auto"/>
        <w:ind w:firstLine="0"/>
        <w:jc w:val="both"/>
      </w:pPr>
      <w:r>
        <w:rPr>
          <w:rFonts w:ascii="Times New Roman" w:hAnsi="Times New Roman"/>
          <w:b/>
          <w:i w:val="0"/>
          <w:color w:val="000000"/>
          <w:sz w:val="26"/>
        </w:rPr>
        <w:t>CHƯƠNG 3. HỆ THỐNG GIẢI PHÁP NÂNG CAO HIỆU QUẢ QUẢN LÝ QUYỀN SỞ HỮU TRÍ TUỆ TẠI TRƯỜNG ĐẠI HỌC THÀNH ĐÔ ĐÁP ỨNG KHUNG PHÁP LÝ MỚI</w:t>
      </w:r>
    </w:p>
    <w:p>
      <w:pPr>
        <w:spacing w:before="0" w:after="110" w:line="348" w:lineRule="auto"/>
        <w:ind w:firstLine="0"/>
        <w:jc w:val="both"/>
      </w:pPr>
      <w:r>
        <w:rPr>
          <w:rFonts w:ascii="Times New Roman" w:hAnsi="Times New Roman"/>
          <w:b w:val="0"/>
          <w:i w:val="0"/>
          <w:color w:val="000000"/>
          <w:sz w:val="26"/>
        </w:rPr>
        <w:t>3.1. Căn cứ, định hướng và nguyên tắc xây dựng giải pháp</w:t>
      </w:r>
    </w:p>
    <w:p>
      <w:pPr>
        <w:spacing w:before="0" w:after="110" w:line="348" w:lineRule="auto"/>
        <w:ind w:firstLine="0"/>
        <w:jc w:val="both"/>
      </w:pPr>
      <w:r>
        <w:rPr>
          <w:rFonts w:ascii="Times New Roman" w:hAnsi="Times New Roman"/>
          <w:b w:val="0"/>
          <w:i w:val="0"/>
          <w:color w:val="000000"/>
          <w:sz w:val="26"/>
        </w:rPr>
        <w:t>3.1.1. Định hướng chiến lược và yêu cầu mới từ khung pháp lý giai đoạn 2025 - 2026</w:t>
      </w:r>
    </w:p>
    <w:p>
      <w:pPr>
        <w:spacing w:before="0" w:after="110" w:line="348" w:lineRule="auto"/>
        <w:ind w:firstLine="0"/>
        <w:jc w:val="both"/>
      </w:pPr>
      <w:r>
        <w:rPr>
          <w:rFonts w:ascii="Times New Roman" w:hAnsi="Times New Roman"/>
          <w:b w:val="0"/>
          <w:i w:val="0"/>
          <w:color w:val="000000"/>
          <w:sz w:val="26"/>
        </w:rPr>
        <w:t>3.1.2. Phân tích ma trận điểm mạnh, điểm yếu, cơ hội và thách thức</w:t>
      </w:r>
    </w:p>
    <w:p>
      <w:pPr>
        <w:spacing w:before="0" w:after="110" w:line="348" w:lineRule="auto"/>
        <w:ind w:firstLine="0"/>
        <w:jc w:val="both"/>
      </w:pPr>
      <w:r>
        <w:rPr>
          <w:rFonts w:ascii="Times New Roman" w:hAnsi="Times New Roman"/>
          <w:b w:val="0"/>
          <w:i w:val="0"/>
          <w:color w:val="000000"/>
          <w:sz w:val="26"/>
        </w:rPr>
        <w:t>3.1.3. Nguyên tắc xây dựng hệ thống giải pháp</w:t>
      </w:r>
    </w:p>
    <w:p>
      <w:pPr>
        <w:spacing w:before="0" w:after="110" w:line="348" w:lineRule="auto"/>
        <w:ind w:firstLine="0"/>
        <w:jc w:val="both"/>
      </w:pPr>
      <w:r>
        <w:rPr>
          <w:rFonts w:ascii="Times New Roman" w:hAnsi="Times New Roman"/>
          <w:b w:val="0"/>
          <w:i w:val="0"/>
          <w:color w:val="000000"/>
          <w:sz w:val="26"/>
        </w:rPr>
        <w:t>3.2. Hệ thống giải pháp cụ thể</w:t>
      </w:r>
    </w:p>
    <w:p>
      <w:pPr>
        <w:spacing w:before="0" w:after="110" w:line="348" w:lineRule="auto"/>
        <w:ind w:firstLine="0"/>
        <w:jc w:val="both"/>
      </w:pPr>
      <w:r>
        <w:rPr>
          <w:rFonts w:ascii="Times New Roman" w:hAnsi="Times New Roman"/>
          <w:b w:val="0"/>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0"/>
        <w:jc w:val="both"/>
      </w:pPr>
      <w:r>
        <w:rPr>
          <w:rFonts w:ascii="Times New Roman" w:hAnsi="Times New Roman"/>
          <w:b w:val="0"/>
          <w:i w:val="0"/>
          <w:color w:val="000000"/>
          <w:sz w:val="26"/>
        </w:rPr>
        <w:t>3.2.2. Chuẩn hóa quy trình sàng lọc khả năng bảo hộ và hỗ trợ xác lập quyền sở hữu trí tuệ sớm (Khâu Xác lập)</w:t>
      </w:r>
    </w:p>
    <w:p>
      <w:pPr>
        <w:spacing w:before="0" w:after="110" w:line="348" w:lineRule="auto"/>
        <w:ind w:firstLine="0"/>
        <w:jc w:val="both"/>
      </w:pPr>
      <w:r>
        <w:rPr>
          <w:rFonts w:ascii="Times New Roman" w:hAnsi="Times New Roman"/>
          <w:b w:val="0"/>
          <w:i w:val="0"/>
          <w:color w:val="000000"/>
          <w:sz w:val="26"/>
        </w:rPr>
        <w:t>3.2.3. Hoàn thiện cơ chế phân chia lợi ích và thúc đẩy khai thác thương mại tài sản trí tuệ (Khâu Khai thác)</w:t>
      </w:r>
    </w:p>
    <w:p>
      <w:pPr>
        <w:spacing w:before="0" w:after="110" w:line="348" w:lineRule="auto"/>
        <w:ind w:firstLine="0"/>
        <w:jc w:val="both"/>
      </w:pPr>
      <w:r>
        <w:rPr>
          <w:rFonts w:ascii="Times New Roman" w:hAnsi="Times New Roman"/>
          <w:b w:val="0"/>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0"/>
        <w:jc w:val="both"/>
      </w:pPr>
      <w:r>
        <w:rPr>
          <w:rFonts w:ascii="Times New Roman" w:hAnsi="Times New Roman"/>
          <w:b w:val="0"/>
          <w:i w:val="0"/>
          <w:color w:val="000000"/>
          <w:sz w:val="26"/>
        </w:rPr>
        <w:t>3.3. Kế hoạch áp dụng và tổ chức thực hiện tại Trường Đại học Thành Đô</w:t>
      </w:r>
    </w:p>
    <w:p>
      <w:pPr>
        <w:spacing w:before="0" w:after="110" w:line="348" w:lineRule="auto"/>
        <w:ind w:firstLine="0"/>
        <w:jc w:val="both"/>
      </w:pPr>
      <w:r>
        <w:rPr>
          <w:rFonts w:ascii="Times New Roman" w:hAnsi="Times New Roman"/>
          <w:b w:val="0"/>
          <w:i w:val="0"/>
          <w:color w:val="000000"/>
          <w:sz w:val="26"/>
        </w:rPr>
        <w:t>3.3.1. Phân công trách nhiệm tổ chức thực hiện các giải pháp</w:t>
      </w:r>
    </w:p>
    <w:p>
      <w:pPr>
        <w:spacing w:before="0" w:after="110" w:line="348" w:lineRule="auto"/>
        <w:ind w:firstLine="0"/>
        <w:jc w:val="both"/>
      </w:pPr>
      <w:r>
        <w:rPr>
          <w:rFonts w:ascii="Times New Roman" w:hAnsi="Times New Roman"/>
          <w:b w:val="0"/>
          <w:i w:val="0"/>
          <w:color w:val="000000"/>
          <w:sz w:val="26"/>
        </w:rPr>
        <w:t>3.3.2. Kế hoạch thí điểm quy trình sàng lọc và nộp đơn sớm</w:t>
      </w:r>
    </w:p>
    <w:p>
      <w:pPr>
        <w:spacing w:before="0" w:after="110" w:line="348" w:lineRule="auto"/>
        <w:ind w:firstLine="0"/>
        <w:jc w:val="both"/>
      </w:pPr>
      <w:r>
        <w:rPr>
          <w:rFonts w:ascii="Times New Roman" w:hAnsi="Times New Roman"/>
          <w:b w:val="0"/>
          <w:i w:val="0"/>
          <w:color w:val="000000"/>
          <w:sz w:val="26"/>
        </w:rPr>
        <w:t>3.3.3. Lộ trình triển khai phân kỳ giai đoạn 2026 - 2030</w:t>
      </w:r>
    </w:p>
    <w:p>
      <w:pPr>
        <w:spacing w:before="0" w:after="110" w:line="348" w:lineRule="auto"/>
        <w:ind w:firstLine="0"/>
        <w:jc w:val="both"/>
      </w:pPr>
      <w:r>
        <w:rPr>
          <w:rFonts w:ascii="Times New Roman" w:hAnsi="Times New Roman"/>
          <w:b w:val="0"/>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TIỂU KẾT CHƯƠNG 3</w:t>
      </w:r>
    </w:p>
    <w:p>
      <w:pPr>
        <w:spacing w:before="0" w:after="110" w:line="348" w:lineRule="auto"/>
        <w:ind w:firstLine="0"/>
        <w:jc w:val="both"/>
      </w:pPr>
      <w:r>
        <w:rPr>
          <w:rFonts w:ascii="Times New Roman" w:hAnsi="Times New Roman"/>
          <w:b/>
          <w:i w:val="0"/>
          <w:color w:val="000000"/>
          <w:sz w:val="26"/>
        </w:rPr>
        <w:t>KẾT LUẬN VÀ KIẾN NGHỊ</w:t>
      </w:r>
    </w:p>
    <w:p>
      <w:pPr>
        <w:spacing w:before="0" w:after="110" w:line="348" w:lineRule="auto"/>
        <w:ind w:firstLine="0"/>
        <w:jc w:val="both"/>
      </w:pPr>
      <w:r>
        <w:rPr>
          <w:rFonts w:ascii="Times New Roman" w:hAnsi="Times New Roman"/>
          <w:b w:val="0"/>
          <w:i w:val="0"/>
          <w:color w:val="000000"/>
          <w:sz w:val="26"/>
        </w:rPr>
        <w:t>1. Kết luận tổng hợp đề tài</w:t>
      </w:r>
    </w:p>
    <w:p>
      <w:pPr>
        <w:spacing w:before="0" w:after="110" w:line="348" w:lineRule="auto"/>
        <w:ind w:firstLine="0"/>
        <w:jc w:val="both"/>
      </w:pPr>
      <w:r>
        <w:rPr>
          <w:rFonts w:ascii="Times New Roman" w:hAnsi="Times New Roman"/>
          <w:b w:val="0"/>
          <w:i w:val="0"/>
          <w:color w:val="000000"/>
          <w:sz w:val="26"/>
        </w:rPr>
        <w:t>2. Kiến nghị với cơ quan quản lý nhà nước</w:t>
      </w:r>
    </w:p>
    <w:p>
      <w:pPr>
        <w:spacing w:before="0" w:after="110" w:line="348" w:lineRule="auto"/>
        <w:ind w:firstLine="0"/>
        <w:jc w:val="both"/>
      </w:pPr>
      <w:r>
        <w:rPr>
          <w:rFonts w:ascii="Times New Roman" w:hAnsi="Times New Roman"/>
          <w:b w:val="0"/>
          <w:i w:val="0"/>
          <w:color w:val="000000"/>
          <w:sz w:val="26"/>
        </w:rPr>
        <w:t>3. Kiến nghị với Hội đồng trường và Ban Giám hiệu Trường Đại học Thành Đô</w:t>
      </w:r>
    </w:p>
    <w:p>
      <w:pPr>
        <w:spacing w:before="0" w:after="110" w:line="348" w:lineRule="auto"/>
        <w:ind w:firstLine="0"/>
        <w:jc w:val="both"/>
      </w:pPr>
      <w:r>
        <w:rPr>
          <w:rFonts w:ascii="Times New Roman" w:hAnsi="Times New Roman"/>
          <w:b/>
          <w:i w:val="0"/>
          <w:color w:val="000000"/>
          <w:sz w:val="26"/>
        </w:rPr>
        <w:t>TÀI LIỆU THAM KHẢO</w:t>
      </w:r>
    </w:p>
    <w:p>
      <w:pPr>
        <w:spacing w:before="0" w:after="110" w:line="348"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i w:val="0"/>
          <w:color w:val="000000"/>
          <w:sz w:val="26"/>
        </w:rPr>
        <w:t>C. Tài liệu tiếng nước ngoài</w:t>
      </w:r>
    </w:p>
    <w:p>
      <w:pPr>
        <w:pageBreakBefore/>
        <w:spacing w:before="320" w:after="200" w:line="324" w:lineRule="auto"/>
        <w:ind w:firstLine="0"/>
        <w:jc w:val="center"/>
      </w:pPr>
      <w:r>
        <w:rPr>
          <w:rFonts w:ascii="Times New Roman" w:hAnsi="Times New Roman"/>
          <w:b/>
          <w:i w:val="0"/>
          <w:color w:val="000000"/>
          <w:sz w:val="28"/>
        </w:rPr>
        <w:t>MỞ ĐẦU</w:t>
      </w:r>
    </w:p>
    <w:p>
      <w:pPr>
        <w:spacing w:before="240" w:after="120" w:line="324" w:lineRule="auto"/>
        <w:ind w:firstLine="0"/>
        <w:jc w:val="both"/>
      </w:pPr>
      <w:r>
        <w:rPr>
          <w:rFonts w:ascii="Times New Roman" w:hAnsi="Times New Roman"/>
          <w:b/>
          <w:i w:val="0"/>
          <w:color w:val="000000"/>
          <w:sz w:val="26"/>
        </w:rPr>
        <w:t>1. Tính cấp thiết của đề tài</w:t>
      </w:r>
    </w:p>
    <w:p>
      <w:pPr>
        <w:spacing w:before="0" w:after="110" w:line="348" w:lineRule="auto"/>
        <w:ind w:firstLine="576"/>
        <w:jc w:val="both"/>
      </w:pPr>
      <w:r>
        <w:rPr>
          <w:rFonts w:ascii="Times New Roman" w:hAnsi="Times New Roman"/>
          <w:b w:val="0"/>
          <w:i w:val="0"/>
          <w:color w:val="000000"/>
          <w:sz w:val="26"/>
        </w:rPr>
        <w:t>Trường Đại học Thành Đô đang chuyển mình mạnh mẽ trong hệ sinh thái giáo dục đại học định hướng ứng dụng. Giai đoạn 2021 - 2025 ghi nhận sự bứt phá đáng kể trong năng lực nghiên cứu khoa học với 252 cán bộ, nhân sự (trong đó có 42 Tiến sĩ tập trung tại Viện Y - Dược), hoàn thành 38 đề tài cấp cơ sở được cấp tổng kinh phí 424,75 triệu đồng và ghi nhận 582 bản ghi sản phẩm khoa học công nghệ các loại sau chuẩn hóa. Qua rà soát độc lập, nhóm nghiên cứu đã sàng lọc được 11 đề tài cấp cơ sở có sản phẩm tiềm năng tạo lập quyền sở hữu trí tuệ; trong đó 9 đề tài thuộc nhóm có khả năng xác lập quyền sở hữu công nghiệp (sáng chế và giải pháp hữu ích thuộc lĩnh vực y dược và công nghệ) và 2 đề tài thuộc nhóm quyền tác giả.</w:t>
      </w:r>
    </w:p>
    <w:p>
      <w:pPr>
        <w:spacing w:before="0" w:after="110" w:line="348" w:lineRule="auto"/>
        <w:ind w:firstLine="576"/>
        <w:jc w:val="both"/>
      </w:pPr>
      <w:r>
        <w:rPr>
          <w:rFonts w:ascii="Times New Roman" w:hAnsi="Times New Roman"/>
          <w:b w:val="0"/>
          <w:i w:val="0"/>
          <w:color w:val="000000"/>
          <w:sz w:val="26"/>
        </w:rPr>
        <w:t xml:space="preserve">Tuy nhiên, thực tiễn quản trị sở hữu trí tuệ tại Nhà trường đang bộc lộ một mâu thuẫn nghiên cứu sâu sắc: </w:t>
      </w:r>
      <w:r>
        <w:rPr>
          <w:rFonts w:ascii="Times New Roman" w:hAnsi="Times New Roman"/>
          <w:b/>
          <w:i w:val="0"/>
          <w:color w:val="000000"/>
          <w:sz w:val="26"/>
        </w:rPr>
        <w:t>Năng lực tạo ra kết quả nghiên cứu tăng nhanh nhưng năng lực chuyển hóa kết quả thành quyền sở hữu trí tuệ và giá trị thương mại chưa tương xứng.</w:t>
      </w:r>
      <w:r>
        <w:rPr>
          <w:rFonts w:ascii="Times New Roman" w:hAnsi="Times New Roman"/>
          <w:b w:val="0"/>
          <w:i w:val="0"/>
          <w:color w:val="000000"/>
          <w:sz w:val="26"/>
        </w:rPr>
        <w:t xml:space="preserve"> Cụ thể, trong 9 đề tài có tiềm năng bảo hộ sở hữu công nghiệp, mới chỉ có duy nhất 1 đề tài phát sinh đơn đăng ký bảo hộ độc quyền (đạt tỷ lệ chuyển hóa khiêm tốn 11,1%), 8 đề tài còn lại dừng lại ở khâu công bố hoặc nghiệm thu nội bộ, và toàn trường chưa có văn bằng bảo hộ sáng chế hay giải pháp hữu ích nào được cấp chính thức; dữ liệu quản trị tài sản trí tuệ còn phân tán, thiếu liên thông giữa các đơn vị; đặc biệt là Nhà trường chưa thiết lập được quy trình sàng lọc và thẩm định bảo hộ trước khi công bố bài báo khoa học.</w:t>
      </w:r>
    </w:p>
    <w:p>
      <w:pPr>
        <w:spacing w:before="0" w:after="110" w:line="348" w:lineRule="auto"/>
        <w:ind w:firstLine="576"/>
        <w:jc w:val="both"/>
      </w:pPr>
      <w:r>
        <w:rPr>
          <w:rFonts w:ascii="Times New Roman" w:hAnsi="Times New Roman"/>
          <w:b w:val="0"/>
          <w:i w:val="0"/>
          <w:color w:val="000000"/>
          <w:sz w:val="26"/>
        </w:rPr>
        <w:t>Bên cạnh mâu thuẫn thực tiễn nêu trên, giai đoạn 2025 - 2026 đánh dấu bước chuyển dịch căn bản của hành lang pháp lý quốc gia với sự ra đời của Luật Khoa học, công nghệ và đổi mới sáng tạo số 93/2025/QH15, Luật Giáo dục đại học số 125/2025/QH15, Luật Sở hữu trí tuệ sửa đổi, Nghị định số 100/2026/NĐ-CP và Chuẩn cơ sở giáo dục đại học mới theo Thông tư số 83/2026/TT-BGDĐT (ban hành ngày 30/9/2026, có hiệu lực từ ngày 15/11/2026). Các văn bản này vừa trao quyền tự chủ định đoạt tài sản trí tuệ cho các cơ sở giáo dục đại học, vừa đặt ra các chuẩn mực định hướng mới về tài sản trí tuệ mà Nhà trường cần khẩn trương chuẩn bị đáp ứng.</w:t>
      </w:r>
    </w:p>
    <w:p>
      <w:pPr>
        <w:spacing w:before="0" w:after="110" w:line="348" w:lineRule="auto"/>
        <w:ind w:firstLine="576"/>
        <w:jc w:val="both"/>
      </w:pPr>
      <w:r>
        <w:rPr>
          <w:rFonts w:ascii="Times New Roman" w:hAnsi="Times New Roman"/>
          <w:b w:val="0"/>
          <w:i w:val="0"/>
          <w:color w:val="000000"/>
          <w:sz w:val="26"/>
        </w:rPr>
        <w:t>Trước bối cảnh đó, việc thực hiện đề tài "Nghiên cứu giải pháp nâng cao hiệu quả quản lý quyền sở hữu trí tuệ tại Trường Đại học Thành Đô" là một đòi hỏi cấp bách cả về khoa học lẫn thực tiễn nhằm giải quyết các điểm nghẽn quản trị, bảo vệ thành quả lao động sáng tạo của đội ngũ giảng viên và thúc đẩy tự chủ đại học bền vững.</w:t>
      </w:r>
    </w:p>
    <w:p>
      <w:pPr>
        <w:spacing w:before="240" w:after="120" w:line="324" w:lineRule="auto"/>
        <w:ind w:firstLine="0"/>
        <w:jc w:val="both"/>
      </w:pPr>
      <w:r>
        <w:rPr>
          <w:rFonts w:ascii="Times New Roman" w:hAnsi="Times New Roman"/>
          <w:b/>
          <w:i w:val="0"/>
          <w:color w:val="000000"/>
          <w:sz w:val="26"/>
        </w:rPr>
        <w:t>2. Tổng quan tình hình nghiên cứu trong và ngoài nước</w:t>
      </w:r>
    </w:p>
    <w:p>
      <w:pPr>
        <w:spacing w:before="160" w:after="80" w:line="324" w:lineRule="auto"/>
        <w:ind w:firstLine="0"/>
        <w:jc w:val="both"/>
      </w:pPr>
      <w:r>
        <w:rPr>
          <w:rFonts w:ascii="Times New Roman" w:hAnsi="Times New Roman"/>
          <w:b/>
          <w:i w:val="0"/>
          <w:color w:val="000000"/>
          <w:sz w:val="26"/>
        </w:rPr>
        <w:t>2.1. Công trình khoa học liên quan của Việt Nam</w:t>
      </w:r>
    </w:p>
    <w:p>
      <w:pPr>
        <w:spacing w:before="0" w:after="110" w:line="348" w:lineRule="auto"/>
        <w:ind w:firstLine="576"/>
        <w:jc w:val="both"/>
      </w:pPr>
      <w:r>
        <w:rPr>
          <w:rFonts w:ascii="Times New Roman" w:hAnsi="Times New Roman"/>
          <w:b w:val="0"/>
          <w:i w:val="0"/>
          <w:color w:val="000000"/>
          <w:sz w:val="26"/>
        </w:rPr>
        <w:t>Tại Việt Nam, vấn đề quản lý tài sản trí tuệ trong các cơ sở giáo dục đại học ngày càng thu hút sự quan tâm của giới nghiên cứu, tập trung vào ba hướng chính:</w:t>
      </w:r>
    </w:p>
    <w:p>
      <w:pPr>
        <w:spacing w:before="0" w:after="110" w:line="348" w:lineRule="auto"/>
        <w:ind w:firstLine="576"/>
        <w:jc w:val="both"/>
      </w:pPr>
      <w:r>
        <w:rPr>
          <w:rFonts w:ascii="Times New Roman" w:hAnsi="Times New Roman"/>
          <w:b w:val="0"/>
          <w:i w:val="0"/>
          <w:color w:val="000000"/>
          <w:sz w:val="26"/>
        </w:rPr>
        <w:t>Thứ nhất, về cơ sở lý luận và nội dung quản lý sở hữu trí tuệ đại học: Phạm Thúy Hằng (2019) hệ thống hóa các khái niệm nền tảng và xác định bốn nội dung quản lý cốt lõi gồm xây dựng thể chế nội bộ, tổ chức bộ máy, quản lý chu trình xác lập, khai thác và bảo vệ quyền. Ở góc độ quản trị chiến lược, Lê Thị Thu Hà và Nguyễn Thành Khang (2019) đề xuất mô hình quản trị tài sản trí tuệ 5 bước, đồng thời chỉ ra các điểm nghẽn của đại học Việt Nam do thiếu nguồn lực tài chính bảo hộ quốc tế, thiếu cơ chế định giá và thiếu bộ phận chuyên trách.</w:t>
      </w:r>
    </w:p>
    <w:p>
      <w:pPr>
        <w:spacing w:before="0" w:after="110" w:line="348" w:lineRule="auto"/>
        <w:ind w:firstLine="576"/>
        <w:jc w:val="both"/>
      </w:pPr>
      <w:r>
        <w:rPr>
          <w:rFonts w:ascii="Times New Roman" w:hAnsi="Times New Roman"/>
          <w:b w:val="0"/>
          <w:i w:val="0"/>
          <w:color w:val="000000"/>
          <w:sz w:val="26"/>
        </w:rPr>
        <w:t>Thứ hai, về thể chế nội bộ, quyền tác giả và phân chia lợi ích tài chính: Nguyễn Minh Huyền Trang (2025) nhấn mạnh bối cảnh chuyển đổi số bắt buộc các trường phải ứng dụng công nghệ để hiện đại hóa quản trị tài sản trí tuệ. Đề cập đến khía cạnh pháp lý bảo vệ người sáng tạo, Võ Nguyên Hoàng Phúc (2025) phân tích quyền của chủ thể trực tiếp sáng tạo nhưng không giữ quyền tài sản, chỉ ra hạn chế trong quy chế nội bộ khi chưa quy định cụ thể quyền lợi và thù lao cho tác giả. Lê Thị Thanh Tâm và Hoàng Đình Thái (2021) đề xuất thành lập bộ phận chuyên trách sở hữu trí tuệ và công thức phân chia doanh thu thương mại hóa minh bạch để tạo động lực nghiên cứu.</w:t>
      </w:r>
    </w:p>
    <w:p>
      <w:pPr>
        <w:spacing w:before="0" w:after="110" w:line="348" w:lineRule="auto"/>
        <w:ind w:firstLine="576"/>
        <w:jc w:val="both"/>
      </w:pPr>
      <w:r>
        <w:rPr>
          <w:rFonts w:ascii="Times New Roman" w:hAnsi="Times New Roman"/>
          <w:b w:val="0"/>
          <w:i w:val="0"/>
          <w:color w:val="000000"/>
          <w:sz w:val="26"/>
        </w:rPr>
        <w:t>Thứ ba, về mô hình quản lý quốc tế và đánh giá thực trạng toàn cảnh: Phạm Thị Thúy Hằng và Nguyễn Thanh Hùng (2018) nghiên cứu mô hình quản lý 3 cấp tại Đại học Thanh Hoa (Trung Quốc), rút ra bài học về văn phòng chuyển giao công nghệ độc lập và chính sách dành 50% - 70% doanh thu cấp phép cho tác giả. Ở quy mô quốc gia, báo cáo của Cục Sở hữu trí tuệ và Bộ Khoa học và Công nghệ (2024) cung cấp dữ liệu thực chứng cho thấy số lượng đăng ký sáng chế và hợp đồng chuyển giao công nghệ của khối đại học còn rất khiêm tốn so với tiềm năng khoa học do thiếu thể chế nội bộ và cơ chế vận hành chuyên nghiệp.</w:t>
      </w:r>
    </w:p>
    <w:p>
      <w:pPr>
        <w:spacing w:before="160" w:after="80" w:line="324" w:lineRule="auto"/>
        <w:ind w:firstLine="0"/>
        <w:jc w:val="both"/>
      </w:pPr>
      <w:r>
        <w:rPr>
          <w:rFonts w:ascii="Times New Roman" w:hAnsi="Times New Roman"/>
          <w:b/>
          <w:i w:val="0"/>
          <w:color w:val="000000"/>
          <w:sz w:val="26"/>
        </w:rPr>
        <w:t>2.2. Công trình khoa học liên quan của nước ngoài</w:t>
      </w:r>
    </w:p>
    <w:p>
      <w:pPr>
        <w:spacing w:before="0" w:after="110" w:line="348" w:lineRule="auto"/>
        <w:ind w:firstLine="576"/>
        <w:jc w:val="both"/>
      </w:pPr>
      <w:r>
        <w:rPr>
          <w:rFonts w:ascii="Times New Roman" w:hAnsi="Times New Roman"/>
          <w:b w:val="0"/>
          <w:i w:val="0"/>
          <w:color w:val="000000"/>
          <w:sz w:val="26"/>
        </w:rPr>
        <w:t>Trên thế giới, nghiên cứu về quản lý tài sản trí tuệ đại học phát triển thành lĩnh vực khoa học quản trị hiện đại, tập trung vào ba hướng:</w:t>
      </w:r>
    </w:p>
    <w:p>
      <w:pPr>
        <w:spacing w:before="0" w:after="110" w:line="348" w:lineRule="auto"/>
        <w:ind w:firstLine="576"/>
        <w:jc w:val="both"/>
      </w:pPr>
      <w:r>
        <w:rPr>
          <w:rFonts w:ascii="Times New Roman" w:hAnsi="Times New Roman"/>
          <w:b w:val="0"/>
          <w:i w:val="0"/>
          <w:color w:val="000000"/>
          <w:sz w:val="26"/>
        </w:rPr>
        <w:t>Thứ nhất, về sự chuyển dịch thể chế và các mô hình quản lý sở hữu trí tuệ đại học: Petra Maresova, Ruzena Stemberkova và Oluwaseun Fadeyi (2019) tổng quan 22 công trình lớn và phân loại các mô hình chuyển giao công nghệ đại học theo bốn trụ cột (chiến lược nội bộ, đầu tư và thị trường, khởi nghiệp học thuật, và chính sách pháp lý), khẳng định các trường đại học phải điều chỉnh mô hình phù hợp với bối cảnh thể chế và nguồn lực cơ sở. Marcus Holgersson (2021) phân tích sự chuyển dịch từ quy chế quyền nhà sáng chế sang quy chế quyền sở hữu của đại học tại Châu Âu, so sánh hiệu quả giữa cấp phép bản quyền, sáng chế và thành lập doanh nghiệp khởi nguồn công nghệ.</w:t>
      </w:r>
    </w:p>
    <w:p>
      <w:pPr>
        <w:spacing w:before="0" w:after="110" w:line="348" w:lineRule="auto"/>
        <w:ind w:firstLine="576"/>
        <w:jc w:val="both"/>
      </w:pPr>
      <w:r>
        <w:rPr>
          <w:rFonts w:ascii="Times New Roman" w:hAnsi="Times New Roman"/>
          <w:b w:val="0"/>
          <w:i w:val="0"/>
          <w:color w:val="000000"/>
          <w:sz w:val="26"/>
        </w:rPr>
        <w:t>Thứ hai, về vai trò và chiến lược vận hành của Văn phòng Chuyển giao Công nghệ: Perkmann và cộng sự (2013) phân biệt giữa tương tác học thuật và thương mại hóa sở hữu trí tuệ, nhấn mạnh chính sách đại học cần cân bằng giữa bảo hộ độc quyền và khuyến khích hợp tác. Michele O'Dwyer, Raffaele Filieri và Lisa O'Malley (2023) cùng Ludwig Bstieler, Martin Hemmert và Gloria Barczak (2015) chứng minh quy chế sở hữu trí tuệ minh bạch là yếu tố cốt lõi xây dựng niềm tin thúc đẩy hợp tác chuyển giao công nghệ giữa đại học và doanh nghiệp. Phân tích bộ máy vận hành, Özge Öztürk (2026) chứng minh Văn phòng Chuyển giao Công nghệ giữ vai trò quyết định trong quản lý chu trình bảo hộ, chỉ ra rào cản lớn nhất là thiếu nhân sự có chứng chỉ chuyên môn sâu. Ravi Pandey, Ankur Agrawal và Sanjeeva Kumar Majumdar (2025) cùng Hemantkumar P. Bulsara và Pratiksinh S. Vaghela (2025) khẳng định cần kết hợp chặt chẽ giữa Văn phòng Chuyển giao Công nghệ với trung tâm ươm tạo, áp dụng mô hình định giá và phân chia doanh thu thương mại hóa linh hoạt (Teece, 2018).</w:t>
      </w:r>
    </w:p>
    <w:p>
      <w:pPr>
        <w:spacing w:before="0" w:after="110" w:line="348" w:lineRule="auto"/>
        <w:ind w:firstLine="576"/>
        <w:jc w:val="both"/>
      </w:pPr>
      <w:r>
        <w:rPr>
          <w:rFonts w:ascii="Times New Roman" w:hAnsi="Times New Roman"/>
          <w:b w:val="0"/>
          <w:i w:val="0"/>
          <w:color w:val="000000"/>
          <w:sz w:val="26"/>
        </w:rPr>
        <w:t>Thứ ba, về số hóa và hệ thống chỉ số đánh giá công tác sở hữu trí tuệ: Marcus Holgersson (2021) và Özge Öztürk (2026) chỉ ra việc ứng dụng phần mềm quản trị cho phép tự động hóa toàn bộ chu trình sống của tài sản trí tuệ từ tiếp nhận đề xuất, rà soát trùng lặp, theo dõi tiến độ đơn đến quản lý cấp phép. Petra Maresova và cộng sự (2019) cùng Ravi Pandey và cộng sự (2025) đề xuất hệ thống chỉ số đo lường hiệu quả dựa trên tỷ lệ đơn đăng ký thành công, số hợp đồng chuyển giao công nghệ, doanh thu thương mại hóa và mức độ tuân thủ quy chế nội bộ.</w:t>
      </w:r>
    </w:p>
    <w:p>
      <w:pPr>
        <w:spacing w:before="160" w:after="80" w:line="324" w:lineRule="auto"/>
        <w:ind w:firstLine="0"/>
        <w:jc w:val="both"/>
      </w:pPr>
      <w:r>
        <w:rPr>
          <w:rFonts w:ascii="Times New Roman" w:hAnsi="Times New Roman"/>
          <w:b/>
          <w:i w:val="0"/>
          <w:color w:val="000000"/>
          <w:sz w:val="26"/>
        </w:rPr>
        <w:t>2.3. Đánh giá tổng hợp và khoảng trống nghiên cứu</w:t>
      </w:r>
    </w:p>
    <w:p>
      <w:pPr>
        <w:spacing w:before="0" w:after="110" w:line="348" w:lineRule="auto"/>
        <w:ind w:firstLine="576"/>
        <w:jc w:val="both"/>
      </w:pPr>
      <w:r>
        <w:rPr>
          <w:rFonts w:ascii="Times New Roman" w:hAnsi="Times New Roman"/>
          <w:b w:val="0"/>
          <w:i w:val="0"/>
          <w:color w:val="000000"/>
          <w:sz w:val="26"/>
        </w:rPr>
        <w:t>Tổng hợp các công trình nghiên cứu trong và ngoài nước cho thấy: Về mặt lý luận, các công trình quốc tế đã phát triển hoàn chỉnh các mô hình quản trị tài sản trí tuệ đại học và cơ chế vận hành văn phòng chuyển giao công nghệ, nhưng chủ yếu xây dựng trên bối cảnh nguồn lực của các đại học tiên tiến ở các nước phát triển. Về mặt thực tiễn, các nghiên cứu trong nước chủ yếu tập trung vào khối đại học công lập lớn hoặc dừng lại ở mức độ phân tích pháp lý chung và nghiên cứu thực trạng mang tính mô tả.</w:t>
      </w:r>
    </w:p>
    <w:p>
      <w:pPr>
        <w:spacing w:before="0" w:after="110" w:line="348" w:lineRule="auto"/>
        <w:ind w:firstLine="576"/>
        <w:jc w:val="both"/>
      </w:pPr>
      <w:r>
        <w:rPr>
          <w:rFonts w:ascii="Times New Roman" w:hAnsi="Times New Roman"/>
          <w:b w:val="0"/>
          <w:i w:val="0"/>
          <w:color w:val="000000"/>
          <w:sz w:val="26"/>
        </w:rPr>
        <w:t>Qua phạm vi tài liệu mà nhóm nghiên cứu tiếp cận, chưa ghi nhận nhiều công trình nghiên cứu chuyên sâu, hệ thống nhằm đánh giá toàn diện thực trạng công tác quản lý quyền sở hữu trí tuệ tại một trường đại học tư thục định hướng ứng dụng như Trường Đại học Thành Đô; trên cơ sở đó đề xuất khung giải pháp đồng bộ (bao gồm hoàn thiện thể chế nội bộ, kiện toàn bộ máy, đẩy mạnh số hóa, thúc đẩy thương mại hóa và nâng cao nhận thức) vừa đáp ứng các quy định mới nhất của khung pháp luật giai đoạn 2025 - 2026, vừa phù hợp với cơ chế tự chủ và định hướng phát triển đặc thù của Nhà trường. Toàn bộ các công trình nền tảng trên được tổng hợp chi tiết trong Danh mục tài liệu tham khảo của Báo cáo.</w:t>
      </w:r>
    </w:p>
    <w:p>
      <w:pPr>
        <w:spacing w:before="240" w:after="120" w:line="324" w:lineRule="auto"/>
        <w:ind w:firstLine="0"/>
        <w:jc w:val="both"/>
      </w:pPr>
      <w:r>
        <w:rPr>
          <w:rFonts w:ascii="Times New Roman" w:hAnsi="Times New Roman"/>
          <w:b/>
          <w:i w:val="0"/>
          <w:color w:val="000000"/>
          <w:sz w:val="26"/>
        </w:rPr>
        <w:t>3. Mục tiêu nghiên cứu của đề tài</w:t>
      </w:r>
    </w:p>
    <w:p>
      <w:pPr>
        <w:spacing w:before="0" w:after="110" w:line="348" w:lineRule="auto"/>
        <w:ind w:firstLine="576"/>
        <w:jc w:val="both"/>
      </w:pPr>
      <w:r>
        <w:rPr>
          <w:rFonts w:ascii="Times New Roman" w:hAnsi="Times New Roman"/>
          <w:b w:val="0"/>
          <w:i w:val="0"/>
          <w:color w:val="000000"/>
          <w:sz w:val="26"/>
        </w:rPr>
        <w:t>Về mục tiêu tổng quát, đề tài tập trung 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 theo chu trình bốn khâu: sáng tạo, xác lập, khai thác và bảo vệ.</w:t>
      </w:r>
    </w:p>
    <w:p>
      <w:pPr>
        <w:spacing w:before="0" w:after="110" w:line="348" w:lineRule="auto"/>
        <w:ind w:firstLine="576"/>
        <w:jc w:val="both"/>
      </w:pPr>
      <w:r>
        <w:rPr>
          <w:rFonts w:ascii="Times New Roman" w:hAnsi="Times New Roman"/>
          <w:b w:val="0"/>
          <w:i w:val="0"/>
          <w:color w:val="000000"/>
          <w:sz w:val="26"/>
        </w:rPr>
        <w:t>Để hiện thực hóa mục tiêu tổng quát, đề tài xác định ba mục tiêu cụ thể: Một là, hệ thống hóa cơ sở lý luận và căn cứ pháp lý về quản lý quyền sở hữu trí tuệ trong cơ sở giáo dục đại học theo chu trình bốn khâu nghiệp vụ cốt lõi. Hai là, phân tích, đánh giá toàn diện thực trạng công tác quản lý quyền sở hữu trí tuệ tại Trường Đại học Thành Đô giai đoạn 2021 - 2025; nhận diện kết quả đạt được, chỉ rõ hạn chế và phân tích nguyên nhân khách quan, chủ quan. Ba là, đề xuất hệ thống giải pháp đồng bộ, kế hoạch tổ chức thực hiện, phương án thí điểm quy trình nộp đơn sớm và bộ chỉ số theo dõi đánh giá hiệu quả tại Trường Đại học Thành Đô giai đoạn 2026 - 2030.</w:t>
      </w:r>
    </w:p>
    <w:p>
      <w:pPr>
        <w:spacing w:before="240" w:after="120" w:line="324" w:lineRule="auto"/>
        <w:ind w:firstLine="0"/>
        <w:jc w:val="both"/>
      </w:pPr>
      <w:r>
        <w:rPr>
          <w:rFonts w:ascii="Times New Roman" w:hAnsi="Times New Roman"/>
          <w:b/>
          <w:i w:val="0"/>
          <w:color w:val="000000"/>
          <w:sz w:val="26"/>
        </w:rPr>
        <w:t>4. Đóng góp mới của đề tài (Ý nghĩa khoa học và thực tiễn)</w:t>
      </w:r>
    </w:p>
    <w:p>
      <w:pPr>
        <w:spacing w:before="0" w:after="110" w:line="348" w:lineRule="auto"/>
        <w:ind w:firstLine="576"/>
        <w:jc w:val="both"/>
      </w:pPr>
      <w:r>
        <w:rPr>
          <w:rFonts w:ascii="Times New Roman" w:hAnsi="Times New Roman"/>
          <w:b w:val="0"/>
          <w:i w:val="0"/>
          <w:color w:val="000000"/>
          <w:sz w:val="26"/>
        </w:rPr>
        <w:t>Về mặt khoa học: Đề tài hệ thống hóa và vận dụng khung quản lý theo chu trình bốn khâu cốt lõi (Sáng tạo - Xác lập - Khai thác - Bảo vệ) gắn với khung chính sách của Tổ chức Sở hữu trí tuệ Thế giới (WIPO) và các quy định pháp luật mới giai đoạn 2025 - 2026 để xây dựng khung phân tích phù hợp với bối cảnh một cơ sở giáo dục đại học tư thục định hướng ứng dụng.</w:t>
      </w:r>
    </w:p>
    <w:p>
      <w:pPr>
        <w:spacing w:before="0" w:after="110" w:line="348" w:lineRule="auto"/>
        <w:ind w:firstLine="576"/>
        <w:jc w:val="both"/>
      </w:pPr>
      <w:r>
        <w:rPr>
          <w:rFonts w:ascii="Times New Roman" w:hAnsi="Times New Roman"/>
          <w:b w:val="0"/>
          <w:i w:val="0"/>
          <w:color w:val="000000"/>
          <w:sz w:val="26"/>
        </w:rPr>
        <w:t>Về mặt thực tiễn: Đề tài xây dựng hệ thống giải pháp đồng bộ, thiết kế quy trình thí điểm sàng lọc và nộp đơn sớm, đồng thời xác lập hệ thống chỉ số theo dõi có khả năng áp dụng trực tiếp tại Trường Đại học Thành Đô; kết quả nghiên cứu cung cấp căn cứ để Nhà trường rà soát, hoàn thiện Quy chế quản trị tài sản trí tuệ nội bộ và có thể dùng làm tài liệu tham khảo cho các cơ sở giáo dục đại học có điều kiện tương đồng.</w:t>
      </w:r>
    </w:p>
    <w:p>
      <w:pPr>
        <w:spacing w:before="240" w:after="120" w:line="324" w:lineRule="auto"/>
        <w:ind w:firstLine="0"/>
        <w:jc w:val="both"/>
      </w:pPr>
      <w:r>
        <w:rPr>
          <w:rFonts w:ascii="Times New Roman" w:hAnsi="Times New Roman"/>
          <w:b/>
          <w:i w:val="0"/>
          <w:color w:val="000000"/>
          <w:sz w:val="26"/>
        </w:rPr>
        <w:t>5. Đối tượng và phạm vi nghiên cứu</w:t>
      </w:r>
    </w:p>
    <w:p>
      <w:pPr>
        <w:spacing w:before="0" w:after="110" w:line="348" w:lineRule="auto"/>
        <w:ind w:firstLine="576"/>
        <w:jc w:val="both"/>
      </w:pPr>
      <w:r>
        <w:rPr>
          <w:rFonts w:ascii="Times New Roman" w:hAnsi="Times New Roman"/>
          <w:b w:val="0"/>
          <w:i w:val="0"/>
          <w:color w:val="000000"/>
          <w:sz w:val="26"/>
        </w:rPr>
        <w:t>Đối tượng nghiên cứu của đề tài là hoạt động quản lý quyền sở hữu trí tuệ và hệ thống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Về phạm vi không gian, đề tài được triển khai tại Trường Đại học Thành Đô và các đơn vị trực thuộc hệ sinh thái giáo dục của Nhà trường.</w:t>
      </w:r>
    </w:p>
    <w:p>
      <w:pPr>
        <w:spacing w:before="0" w:after="110" w:line="348" w:lineRule="auto"/>
        <w:ind w:firstLine="576"/>
        <w:jc w:val="both"/>
      </w:pPr>
      <w:r>
        <w:rPr>
          <w:rFonts w:ascii="Times New Roman" w:hAnsi="Times New Roman"/>
          <w:b w:val="0"/>
          <w:i w:val="0"/>
          <w:color w:val="000000"/>
          <w:sz w:val="26"/>
        </w:rPr>
        <w:t>Về phạm vi thời gian và nguồn dữ liệu, đề tài sử dụng dữ liệu thứ cấp từ hồ sơ quản lý hành chính giai đoạn 2021 - 2025 (gồm báo cáo tổng kết khoa học công nghệ, danh mục đề tài các cấp, danh mục bài báo khoa học, hồ sơ đăng ký và văn bằng bảo hộ sở hữu công nghiệp, cùng hệ thống quy chế nội bộ của Nhà trường); các căn cứ pháp luật và quy chế quản lý cập nhật đến năm 2026; hệ thống giải pháp định hướng giai đoạn 2026 - 2030.</w:t>
      </w:r>
    </w:p>
    <w:p>
      <w:pPr>
        <w:spacing w:before="0" w:after="110" w:line="348" w:lineRule="auto"/>
        <w:ind w:firstLine="576"/>
        <w:jc w:val="both"/>
      </w:pPr>
      <w:r>
        <w:rPr>
          <w:rFonts w:ascii="Times New Roman" w:hAnsi="Times New Roman"/>
          <w:b w:val="0"/>
          <w:i w:val="0"/>
          <w:color w:val="000000"/>
          <w:sz w:val="26"/>
        </w:rPr>
        <w:t>Về phạm vi nội dung, đề tài tập trung vào toàn bộ chu trình quản lý quyền sở hữu trí tuệ (sáng tạo, xác lập quyền, khai thác thương mại hóa và bảo vệ quyền sở hữu trí tuệ nội bộ) đối với các kết quả nghiên cứu khoa học, sáng kiến, bài giảng, giáo trình, phần mềm và giải pháp kỹ thuật tại Trường Đại học Thành Đô.</w:t>
      </w:r>
    </w:p>
    <w:p>
      <w:pPr>
        <w:spacing w:before="240" w:after="120" w:line="324" w:lineRule="auto"/>
        <w:ind w:firstLine="0"/>
        <w:jc w:val="both"/>
      </w:pPr>
      <w:r>
        <w:rPr>
          <w:rFonts w:ascii="Times New Roman" w:hAnsi="Times New Roman"/>
          <w:b/>
          <w:i w:val="0"/>
          <w:color w:val="000000"/>
          <w:sz w:val="26"/>
        </w:rPr>
        <w:t>6. Cách tiếp cận nghiên cứu</w:t>
      </w:r>
    </w:p>
    <w:p>
      <w:pPr>
        <w:spacing w:before="0" w:after="110" w:line="348" w:lineRule="auto"/>
        <w:ind w:firstLine="576"/>
        <w:jc w:val="both"/>
      </w:pPr>
      <w:r>
        <w:rPr>
          <w:rFonts w:ascii="Times New Roman" w:hAnsi="Times New Roman"/>
          <w:b w:val="0"/>
          <w:i w:val="0"/>
          <w:color w:val="000000"/>
          <w:sz w:val="26"/>
        </w:rPr>
        <w:t>Đề tài tiếp cận nghiên cứu dựa trên hai hướng tiếp cận phương pháp luận:</w:t>
      </w:r>
    </w:p>
    <w:p>
      <w:pPr>
        <w:spacing w:before="0" w:after="110" w:line="348" w:lineRule="auto"/>
        <w:ind w:firstLine="576"/>
        <w:jc w:val="both"/>
      </w:pPr>
      <w:r>
        <w:rPr>
          <w:rFonts w:ascii="Times New Roman" w:hAnsi="Times New Roman"/>
          <w:b w:val="0"/>
          <w:i w:val="0"/>
          <w:color w:val="000000"/>
          <w:sz w:val="26"/>
        </w:rPr>
        <w:t>Thứ nhất, tiếp cận thể chế và chu trình quản trị: Xem xét quản lý quyền sở hữu trí tuệ như một chu trình khép kín gồm bốn khâu nghiệp vụ (sáng tạo, xác lập, khai thác và bảo vệ), đối chiếu trực tiếp giữa quy chế nội bộ của Nhà trường với hệ thống pháp luật hiện hành.</w:t>
      </w:r>
    </w:p>
    <w:p>
      <w:pPr>
        <w:spacing w:before="0" w:after="110" w:line="348" w:lineRule="auto"/>
        <w:ind w:firstLine="576"/>
        <w:jc w:val="both"/>
      </w:pPr>
      <w:r>
        <w:rPr>
          <w:rFonts w:ascii="Times New Roman" w:hAnsi="Times New Roman"/>
          <w:b w:val="0"/>
          <w:i w:val="0"/>
          <w:color w:val="000000"/>
          <w:sz w:val="26"/>
        </w:rPr>
        <w:t>Thứ hai, tiếp cận thực chứng: Toàn bộ nhận định thực trạng và giải pháp đều dựa trên căn cứ số liệu hành chính thực tế của Trường Đại học Thành Đô giai đoạn 2021 - 2025.</w:t>
      </w:r>
    </w:p>
    <w:p>
      <w:pPr>
        <w:spacing w:before="240" w:after="120" w:line="324" w:lineRule="auto"/>
        <w:ind w:firstLine="0"/>
        <w:jc w:val="both"/>
      </w:pPr>
      <w:r>
        <w:rPr>
          <w:rFonts w:ascii="Times New Roman" w:hAnsi="Times New Roman"/>
          <w:b/>
          <w:i w:val="0"/>
          <w:color w:val="000000"/>
          <w:sz w:val="26"/>
        </w:rPr>
        <w:t>7. Phương pháp nghiên cứu</w:t>
      </w:r>
    </w:p>
    <w:p>
      <w:pPr>
        <w:spacing w:before="0" w:after="110" w:line="348" w:lineRule="auto"/>
        <w:ind w:firstLine="576"/>
        <w:jc w:val="both"/>
      </w:pPr>
      <w:r>
        <w:rPr>
          <w:rFonts w:ascii="Times New Roman" w:hAnsi="Times New Roman"/>
          <w:b w:val="0"/>
          <w:i w:val="0"/>
          <w:color w:val="000000"/>
          <w:sz w:val="26"/>
        </w:rPr>
        <w:t>Đề tài sử dụng phương pháp nghiên cứu trường hợp điển hình, kết hợp phân tích định tính và định lượng dựa trên nguồn dữ liệu thứ cấp thông qua ba nhóm phương pháp chủ đạo:</w:t>
      </w:r>
    </w:p>
    <w:p>
      <w:pPr>
        <w:spacing w:before="0" w:after="110" w:line="348" w:lineRule="auto"/>
        <w:ind w:firstLine="576"/>
        <w:jc w:val="both"/>
      </w:pPr>
      <w:r>
        <w:rPr>
          <w:rFonts w:ascii="Times New Roman" w:hAnsi="Times New Roman"/>
          <w:b w:val="0"/>
          <w:i w:val="0"/>
          <w:color w:val="000000"/>
          <w:sz w:val="26"/>
        </w:rPr>
        <w:t>Một là, phương pháp phân tích văn bản: Hệ thống hóa các quy định pháp luật về sở hữu trí tuệ, giáo dục đại học, khoa học công nghệ và quy chế nội bộ của Nhà trường để chỉ ra khoảng trống và điểm xung đột thể chế.</w:t>
      </w:r>
    </w:p>
    <w:p>
      <w:pPr>
        <w:spacing w:before="0" w:after="110" w:line="348" w:lineRule="auto"/>
        <w:ind w:firstLine="576"/>
        <w:jc w:val="both"/>
      </w:pPr>
      <w:r>
        <w:rPr>
          <w:rFonts w:ascii="Times New Roman" w:hAnsi="Times New Roman"/>
          <w:b w:val="0"/>
          <w:i w:val="0"/>
          <w:color w:val="000000"/>
          <w:sz w:val="26"/>
        </w:rPr>
        <w:t>Hai là, phương pháp thống kê và phân tích dữ liệu thứ cấp: Thu thập, làm sạch và xử lý dữ liệu hành chính quản lý khoa học công nghệ giai đoạn 2021 - 2025 của Trường Đại học Thành Đô về nhân lực nghiên cứu, đề tài khoa học các cấp, sản phẩm công bố và hồ sơ đăng ký sở hữu trí tuệ nhằm đánh giá thực trạng và mô hình hóa chu trình chuyển đổi kết quả nghiên cứu.</w:t>
      </w:r>
    </w:p>
    <w:p>
      <w:pPr>
        <w:spacing w:before="0" w:after="110" w:line="348" w:lineRule="auto"/>
        <w:ind w:firstLine="576"/>
        <w:jc w:val="both"/>
      </w:pPr>
      <w:r>
        <w:rPr>
          <w:rFonts w:ascii="Times New Roman" w:hAnsi="Times New Roman"/>
          <w:b w:val="0"/>
          <w:i w:val="0"/>
          <w:color w:val="000000"/>
          <w:sz w:val="26"/>
        </w:rPr>
        <w:t>Ba là, phương pháp so sánh, đối chiếu: Đối sánh quy chế nội bộ của Trường với khung pháp lý mới giai đoạn 2025 - 2026, chuẩn kiểm định chất lượng quốc gia và các chuẩn xếp hạng đại học tiên tiến nhằm xác lập luận cứ cho hệ thống giải pháp đề xuất.</w:t>
      </w:r>
    </w:p>
    <w:p>
      <w:pPr>
        <w:spacing w:before="0" w:after="110" w:line="348" w:lineRule="auto"/>
        <w:ind w:firstLine="576"/>
        <w:jc w:val="both"/>
      </w:pPr>
      <w:r>
        <w:rPr>
          <w:rFonts w:ascii="Times New Roman" w:hAnsi="Times New Roman"/>
          <w:b w:val="0"/>
          <w:i/>
          <w:color w:val="000000"/>
          <w:sz w:val="26"/>
        </w:rPr>
        <w:t>Quy trình xử lý dữ liệu thực chứng:</w:t>
      </w:r>
    </w:p>
    <w:p>
      <w:pPr>
        <w:spacing w:before="0" w:after="110" w:line="348" w:lineRule="auto"/>
        <w:ind w:firstLine="576"/>
        <w:jc w:val="both"/>
      </w:pPr>
      <w:r>
        <w:rPr>
          <w:rFonts w:ascii="Times New Roman" w:hAnsi="Times New Roman"/>
          <w:b w:val="0"/>
          <w:i w:val="0"/>
          <w:color w:val="000000"/>
          <w:sz w:val="26"/>
        </w:rPr>
        <w:t>- Về sản phẩm khoa học công nghệ (582 bản ghi): 582 là số bản ghi sản phẩm khoa học công nghệ sau chuẩn hóa từ các báo cáo khoa học thường niên giai đoạn 2021 - 2025 (bao gồm bài báo khoa học, kỷ yếu, sách, giáo trình và đề tài). Con số này phản ánh quy mô sản lượng công bố, nhưng không khẳng định hoàn toàn tương ứng với 582 sản phẩm độc lập do đặc thù thống kê hành chính có đơn vị ghi nhận khác nhau (ví dụ: một nhiệm vụ nghiên cứu có thể đồng thời tạo ra một báo cáo đề tài, một bài báo khoa học và một kỷ yếu hội thảo đi kèm).</w:t>
      </w:r>
    </w:p>
    <w:p>
      <w:pPr>
        <w:spacing w:before="0" w:after="110" w:line="348" w:lineRule="auto"/>
        <w:ind w:firstLine="576"/>
        <w:jc w:val="both"/>
      </w:pPr>
      <w:r>
        <w:rPr>
          <w:rFonts w:ascii="Times New Roman" w:hAnsi="Times New Roman"/>
          <w:b w:val="0"/>
          <w:i w:val="0"/>
          <w:color w:val="000000"/>
          <w:sz w:val="26"/>
        </w:rPr>
        <w:t>- Về đề tài nghiên cứu cấp cơ sở (38 đề tài): Nghiên cứu thu thập và rà soát toàn bộ 38 đề tài nghiên cứu khoa học cấp cơ sở do cán bộ, giảng viên Nhà trường thực hiện bằng nguồn kinh phí nội bộ đã được nghiệm thu chính thức trong giai đoạn 2021 - 2025.</w:t>
      </w:r>
    </w:p>
    <w:p>
      <w:pPr>
        <w:spacing w:before="0" w:after="110" w:line="348" w:lineRule="auto"/>
        <w:ind w:firstLine="576"/>
        <w:jc w:val="both"/>
      </w:pPr>
      <w:r>
        <w:rPr>
          <w:rFonts w:ascii="Times New Roman" w:hAnsi="Times New Roman"/>
          <w:b w:val="0"/>
          <w:i w:val="0"/>
          <w:color w:val="000000"/>
          <w:sz w:val="26"/>
        </w:rPr>
        <w:t>- Về tiêu chí xác định đề tài có sản phẩm tiềm năng sở hữu trí tuệ: Nhóm nghiên cứu tiến hành rà soát độc lập dựa trên hồ sơ nghiệm thu thực tế, chỉ lựa chọn các đề tài có đầu ra là sản phẩm vật chất, mẫu thử, công thức chiết xuất, quy trình bào chế hoặc giải pháp kỹ thuật có dấu hiệu về tính mới và khả năng ứng dụng thực tiễn (sàng lọc được 11 đề tài, trong đó 9 đề tài thuộc khối y dược và 2 đề tài thuộc khối công nghệ/giáo dục).</w:t>
      </w:r>
    </w:p>
    <w:p>
      <w:pPr>
        <w:spacing w:before="0" w:after="110" w:line="348" w:lineRule="auto"/>
        <w:ind w:firstLine="576"/>
        <w:jc w:val="both"/>
      </w:pPr>
      <w:r>
        <w:rPr>
          <w:rFonts w:ascii="Times New Roman" w:hAnsi="Times New Roman"/>
          <w:b w:val="0"/>
          <w:i w:val="0"/>
          <w:color w:val="000000"/>
          <w:sz w:val="26"/>
        </w:rPr>
        <w:t>- Về kiểm chứng hồ sơ sở hữu trí tuệ: Toàn bộ danh mục 11 đối tượng sở hữu trí tuệ của Nhà trường được nhóm nghiên cứu đối soát trực tiếp với Sổ bộ đơn và Sổ bộ văn bằng bảo hộ tại Cục Sở hữu trí tuệ và Cục Bản quyền tác giả, phân định rõ giữa tài sản thuộc sở hữu của Trường, tài sản đồng sở hữu và tài sản ngoài phạm vi Nhà trường.</w:t>
      </w:r>
    </w:p>
    <w:p>
      <w:pPr>
        <w:spacing w:before="0" w:after="110" w:line="348" w:lineRule="auto"/>
        <w:ind w:firstLine="576"/>
        <w:jc w:val="both"/>
      </w:pPr>
      <w:r>
        <w:rPr>
          <w:rFonts w:ascii="Times New Roman" w:hAnsi="Times New Roman"/>
          <w:b w:val="0"/>
          <w:i w:val="0"/>
          <w:color w:val="000000"/>
          <w:sz w:val="26"/>
        </w:rPr>
        <w:t>- Về dữ liệu nhân sự: Số liệu 252 nhân sự (145 giảng viên cơ hữu) được tổng hợp tại thời điểm đầu năm 2026, phản ánh quy mô tiềm lực khoa học công nghệ hiện tại của Nhà trường khi bước vào chu kỳ chiến lược mới.</w:t>
      </w:r>
    </w:p>
    <w:p>
      <w:pPr>
        <w:spacing w:before="0" w:after="110" w:line="348" w:lineRule="auto"/>
        <w:ind w:firstLine="576"/>
        <w:jc w:val="both"/>
      </w:pPr>
      <w:r>
        <w:rPr>
          <w:rFonts w:ascii="Times New Roman" w:hAnsi="Times New Roman"/>
          <w:b w:val="0"/>
          <w:i/>
          <w:color w:val="000000"/>
          <w:sz w:val="26"/>
        </w:rPr>
        <w:t>Giới hạn của nghiên cứu:</w:t>
      </w:r>
    </w:p>
    <w:p>
      <w:pPr>
        <w:spacing w:before="0" w:after="110" w:line="348" w:lineRule="auto"/>
        <w:ind w:firstLine="576"/>
        <w:jc w:val="both"/>
      </w:pPr>
      <w:r>
        <w:rPr>
          <w:rFonts w:ascii="Times New Roman" w:hAnsi="Times New Roman"/>
          <w:b w:val="0"/>
          <w:i w:val="0"/>
          <w:color w:val="000000"/>
          <w:sz w:val="26"/>
        </w:rPr>
        <w:t>Nghiên cứu sử dụng chủ yếu dữ liệu hành chính thứ cấp và hồ sơ nghiệm thu lưu trữ tại các đơn vị chức năng, do đó chưa đo lường trực tiếp nhận thức, động cơ và hành vi cá nhân của giảng viên thông qua điều tra xã hội học diện rộng. Việc xác định các sản phẩm có tiềm năng bảo hộ mang tính chất sàng lọc sơ bộ của nhóm nghiên cứu phục vụ mục tiêu quản lý, không thay thế kết quả thẩm định nội dung chính thức của cơ quan quản lý nhà nước về sở hữu trí tuệ. Các mối quan hệ nguyên nhân nêu trong nghiên cứu được xem là những giả thuyết quản trị hợp lý cần tiếp tục được kiểm chứng và hoàn thiện qua giai đoạn triển khai thí điểm thực tế.</w:t>
      </w:r>
    </w:p>
    <w:p>
      <w:pPr>
        <w:spacing w:before="240" w:after="120" w:line="324" w:lineRule="auto"/>
        <w:ind w:firstLine="0"/>
        <w:jc w:val="both"/>
      </w:pPr>
      <w:r>
        <w:rPr>
          <w:rFonts w:ascii="Times New Roman" w:hAnsi="Times New Roman"/>
          <w:b/>
          <w:i w:val="0"/>
          <w:color w:val="000000"/>
          <w:sz w:val="26"/>
        </w:rPr>
        <w:t>8. Bố cục của đề tài</w:t>
      </w:r>
    </w:p>
    <w:p>
      <w:pPr>
        <w:spacing w:before="0" w:after="110" w:line="348" w:lineRule="auto"/>
        <w:ind w:firstLine="576"/>
        <w:jc w:val="both"/>
      </w:pPr>
      <w:r>
        <w:rPr>
          <w:rFonts w:ascii="Times New Roman" w:hAnsi="Times New Roman"/>
          <w:b w:val="0"/>
          <w:i w:val="0"/>
          <w:color w:val="000000"/>
          <w:sz w:val="26"/>
        </w:rPr>
        <w:t>Ngoài phần Mở đầu, Kết luận và kiến nghị, Danh mục tài liệu tham khảo và Phụ lục, Báo cáo kết quả nghiên cứu của đề tài được kết cấu thành ba chương:</w:t>
      </w:r>
    </w:p>
    <w:p>
      <w:pPr>
        <w:spacing w:before="0" w:after="110" w:line="348" w:lineRule="auto"/>
        <w:ind w:firstLine="576"/>
        <w:jc w:val="both"/>
      </w:pPr>
      <w:r>
        <w:rPr>
          <w:rFonts w:ascii="Times New Roman" w:hAnsi="Times New Roman"/>
          <w:b w:val="0"/>
          <w:i w:val="0"/>
          <w:color w:val="000000"/>
          <w:sz w:val="26"/>
        </w:rPr>
        <w:t>Chương 1: Cơ sở lý luận về quản lý quyền sở hữu trí tuệ trong trường đại học.</w:t>
      </w:r>
    </w:p>
    <w:p>
      <w:pPr>
        <w:spacing w:before="0" w:after="110" w:line="348" w:lineRule="auto"/>
        <w:ind w:firstLine="576"/>
        <w:jc w:val="both"/>
      </w:pPr>
      <w:r>
        <w:rPr>
          <w:rFonts w:ascii="Times New Roman" w:hAnsi="Times New Roman"/>
          <w:b w:val="0"/>
          <w:i w:val="0"/>
          <w:color w:val="000000"/>
          <w:sz w:val="26"/>
        </w:rPr>
        <w:t>Chương 2: Thực trạng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Chương 3: Hệ thống giải pháp nâng cao hiệu quả quản lý quyền sở hữu trí tuệ tại Trường Đại học Thành Đô đáp ứng khung pháp lý mới.</w:t>
      </w:r>
    </w:p>
    <w:p>
      <w:pPr>
        <w:pageBreakBefore/>
        <w:spacing w:before="320" w:after="200" w:line="324" w:lineRule="auto"/>
        <w:ind w:firstLine="0"/>
        <w:jc w:val="center"/>
      </w:pPr>
      <w:r>
        <w:rPr>
          <w:rFonts w:ascii="Times New Roman" w:hAnsi="Times New Roman"/>
          <w:b/>
          <w:i w:val="0"/>
          <w:color w:val="000000"/>
          <w:sz w:val="28"/>
        </w:rPr>
        <w:t>CHƯƠNG 1. CƠ SỞ LÝ LUẬN VỀ QUẢN LÝ QUYỀN SỞ HỮU TRÍ TUỆ TRONG TRƯỜNG ĐẠI HỌC</w:t>
      </w:r>
    </w:p>
    <w:p>
      <w:pPr>
        <w:spacing w:before="240" w:after="120" w:line="324" w:lineRule="auto"/>
        <w:ind w:firstLine="0"/>
        <w:jc w:val="both"/>
      </w:pPr>
      <w:r>
        <w:rPr>
          <w:rFonts w:ascii="Times New Roman" w:hAnsi="Times New Roman"/>
          <w:b/>
          <w:i w:val="0"/>
          <w:color w:val="000000"/>
          <w:sz w:val="26"/>
        </w:rPr>
        <w:t>1.1. Khái niệm và vai trò của quyền sở hữu trí tuệ trong trường đại học</w:t>
      </w:r>
    </w:p>
    <w:p>
      <w:pPr>
        <w:spacing w:before="160" w:after="80" w:line="324" w:lineRule="auto"/>
        <w:ind w:firstLine="0"/>
        <w:jc w:val="both"/>
      </w:pPr>
      <w:r>
        <w:rPr>
          <w:rFonts w:ascii="Times New Roman" w:hAnsi="Times New Roman"/>
          <w:b/>
          <w:i w:val="0"/>
          <w:color w:val="000000"/>
          <w:sz w:val="26"/>
        </w:rPr>
        <w:t>1.1.1. Một số khái niệm nền tảng</w:t>
      </w:r>
    </w:p>
    <w:p>
      <w:pPr>
        <w:spacing w:before="0" w:after="110" w:line="348" w:lineRule="auto"/>
        <w:ind w:firstLine="576"/>
        <w:jc w:val="both"/>
      </w:pPr>
      <w:del w:id="1001" w:author="Claude" w:date="2026-10-06T14:59:14Z">
        <w:r>
          <w:rPr>
            <w:rFonts w:ascii="Times New Roman" w:hAnsi="Times New Roman"/>
            <w:b w:val="0"/>
            <w:i w:val="0"/>
            <w:color w:val="000000"/>
            <w:sz w:val="26"/>
          </w:rPr>
          <w:delText>Trong nền kinh tế tri thức và bối cảnh tự chủ đại học, việc tiếp cận đúng đắn các khái niệm khoa học là tiền đề phương pháp luận quan trọng để thiết lập hệ thống quản lý quyền sở hữu trí tuệ hiệu quả tại cơ sở giáo dục đại học.</w:delText>
        </w:r>
      </w:del>
      <w:ins w:id="1002" w:author="Claude" w:date="2026-10-06T14:59:14Z">
        <w:r>
          <w:rPr>
            <w:rFonts w:ascii="Times New Roman" w:hAnsi="Times New Roman"/>
            <w:b w:val="0"/>
            <w:i w:val="0"/>
            <w:color w:val="000000"/>
            <w:sz w:val="26"/>
          </w:rPr>
          <w:t xml:space="preserve">Mục này làm rõ ba khái niệm được sử dụng xuyên suốt đề tài: tài sản trí tuệ, quyền sở hữu trí tuệ và quản lý quyền sở hữu trí tuệ trong trường đại học. Mỗi khái niệm được trình bày từ định nghĩa trong tài liệu và văn bản pháp luật, sau đó xác định cách hiểu mà đề tài sử dụng.</w:t>
        </w:r>
      </w:ins>
    </w:p>
    <w:p>
      <w:pPr>
        <w:spacing w:before="0" w:after="110" w:line="348" w:lineRule="auto"/>
        <w:ind w:firstLine="576"/>
        <w:jc w:val="both"/>
      </w:pPr>
      <w:del w:id="1003" w:author="Claude" w:date="2026-10-06T14:59:14Z">
        <w:r>
          <w:rPr>
            <w:rFonts w:ascii="Times New Roman" w:hAnsi="Times New Roman"/>
            <w:b/>
            <w:i w:val="0"/>
            <w:color w:val="000000"/>
            <w:sz w:val="26"/>
          </w:rPr>
          <w:delText>Tài sản trí tuệ trong trường đại học:</w:delText>
        </w:r>
      </w:del>
      <w:del w:id="1004" w:author="Claude" w:date="2026-10-06T14:59:14Z">
        <w:r>
          <w:rPr>
            <w:rFonts w:ascii="Times New Roman" w:hAnsi="Times New Roman"/>
            <w:b w:val="0"/>
            <w:i w:val="0"/>
            <w:color w:val="000000"/>
            <w:sz w:val="26"/>
          </w:rPr>
          <w:delText xml:space="preserve"> Tổ chức Sở hữu trí tuệ thế giới (WIPO, năm 2020) định nghĩa tài sản trí tuệ là những sáng tạo của trí tuệ con người, bao gồm sáng chế, tác phẩm văn học nghệ thuật, biểu trưng, tên gọi, hình ảnh và kiểu dáng sử dụng trong thương mại. Dưới góc độ lý luận kinh tế và pháp lý, Guan (năm 2014) và Fisher (năm 2001) chỉ ra rằng sở hữu trí tuệ là cấu trúc thể chế xã hội thiết lập trạng thái cân bằng động giữa độc quyền của chủ thể sáng tạo với lợi ích tiếp cận tri thức của cộng đồng. Trong cơ sở giáo dục đại học, tài sản trí tuệ là toàn bộ kết quả sáng tạo hình thành từ hoạt động nghiên cứu khoa học, giảng dạy và chuyển giao công nghệ của cán bộ quản lý, giảng viên và người học, bao gồm: sáng chế, giải pháp hữu ích, kiểu dáng công nghiệp, nhãn hiệu, phần mềm máy tính, giáo trình, bài giảng số, cơ sở dữ liệu và bí mật kinh doanh.</w:delText>
        </w:r>
      </w:del>
      <w:ins w:id="1005" w:author="Claude" w:date="2026-10-06T14:59:14Z">
        <w:r>
          <w:rPr>
            <w:rFonts w:ascii="Times New Roman" w:hAnsi="Times New Roman"/>
            <w:b w:val="0"/>
            <w:i w:val="0"/>
            <w:color w:val="000000"/>
            <w:sz w:val="26"/>
          </w:rPr>
          <w:t xml:space="preserve">Theo Tổ chức Sở hữu trí tuệ thế giới (năm 2020), sở hữu trí tuệ chỉ các sản phẩm sáng tạo của trí óc, từ tác phẩm nghệ thuật, sáng chế, chương trình máy tính đến nhãn hiệu và các dấu hiệu thương mại khác. Guan (năm 2014) lưu ý rằng chưa có một định nghĩa được thừa nhận chung về sở hữu trí tuệ. Theo cách tiếp cận vị lợi được Fisher (năm 2001) tổng kết, hệ thống sở hữu trí tuệ cần đạt điểm cân bằng tối ưu giữa quyền độc quyền nhằm khuyến khích sáng tạo và sự hạn chế mà độc quyền đó gây ra đối với việc công chúng tiếp cận tri thức. Kế thừa các cách tiếp cận trên, đề tài hiểu tài sản trí tuệ trong trường đại học là các kết quả sáng tạo trí tuệ hình thành từ hoạt động đào tạo, nghiên cứu khoa học và chuyển giao công nghệ của giảng viên, nhà khoa học, người học và người lao động của nhà trường, có thể được bảo hộ dưới một trong các đối tượng quyền sở hữu trí tuệ như sáng chế, giải pháp hữu ích, kiểu dáng công nghiệp, nhãn hiệu, chương trình máy tính, giáo trình, bài giảng số, cơ sở dữ liệu và bí mật kinh doanh.</w:t>
        </w:r>
      </w:ins>
    </w:p>
    <w:p>
      <w:pPr>
        <w:spacing w:before="0" w:after="110" w:line="348" w:lineRule="auto"/>
        <w:ind w:firstLine="576"/>
        <w:jc w:val="both"/>
      </w:pPr>
      <w:del w:id="1006" w:author="Claude" w:date="2026-10-06T14:59:14Z">
        <w:r>
          <w:rPr>
            <w:rFonts w:ascii="Times New Roman" w:hAnsi="Times New Roman"/>
            <w:b/>
            <w:i w:val="0"/>
            <w:color w:val="000000"/>
            <w:sz w:val="26"/>
          </w:rPr>
          <w:delText>Quyền sở hữu trí tuệ trong môi trường đại học:</w:delText>
        </w:r>
      </w:del>
      <w:del w:id="1007" w:author="Claude" w:date="2026-10-06T14:59:14Z">
        <w:r>
          <w:rPr>
            <w:rFonts w:ascii="Times New Roman" w:hAnsi="Times New Roman"/>
            <w:b w:val="0"/>
            <w:i w:val="0"/>
            <w:color w:val="000000"/>
            <w:sz w:val="26"/>
          </w:rPr>
          <w:delText xml:space="preserve"> Quyền sở hữu trí tuệ là quyền của tổ chức, cá nhân đối với tài sản trí tuệ do mình sáng tạo ra hoặc sở hữu hợp pháp theo quy định của pháp luật. Cấu trúc quyền sở hữu trí tuệ gồm hai nhánh cơ bản: quyền tác giả cùng quyền liên quan (bảo hộ tự động các hình thức thể hiện sáng tạo như giáo trình, bài báo khoa học, phần mềm) và quyền sở hữu công nghiệp (xác lập thông qua thủ tục đăng ký và cấp văn bằng bảo hộ nhà nước đối với sáng chế, giải pháp hữu ích, kiểu dáng công nghiệp, nhãn hiệu). WIPO (năm 2020) nhấn mạnh quyền sở hữu trí tuệ là công cụ tạo lập quyền tài sản hợp pháp để chủ sở hữu khai thác giá trị kinh tế, cấp phép thương mại hoặc chuyển giao công nghệ ra thị trường.</w:delText>
        </w:r>
      </w:del>
      <w:ins w:id="1008" w:author="Claude" w:date="2026-10-06T14:59:14Z">
        <w:r>
          <w:rPr>
            <w:rFonts w:ascii="Times New Roman" w:hAnsi="Times New Roman"/>
            <w:b w:val="0"/>
            <w:i w:val="0"/>
            <w:color w:val="000000"/>
            <w:sz w:val="26"/>
          </w:rPr>
          <w:t xml:space="preserve">Theo khoản 1 Điều 4 Luật Sở hữu trí tuệ, quyền sở hữu trí tuệ là quyền của tổ chức, cá nhân đối với các đối tượng quyền tác giả và quyền liên quan đến quyền tác giả, quyền sở hữu công nghiệp và quyền đối với giống cây trồng. Đề tài tập trung vào hai nhóm quyền đầu, vì quyền đối với giống cây trồng ít liên quan đến các lĩnh vực đào tạo và nghiên cứu hiện nay của nhà trường. Hai nhóm quyền này khác nhau về căn cứ phát sinh và xác lập, kéo theo sự khác nhau về công cụ quản lý; nội dung này được phân tích tại mục 1.2.2.</w:t>
        </w:r>
      </w:ins>
    </w:p>
    <w:p>
      <w:pPr>
        <w:spacing w:before="0" w:after="110" w:line="348" w:lineRule="auto"/>
        <w:ind w:firstLine="576"/>
        <w:jc w:val="both"/>
      </w:pPr>
      <w:del w:id="1009" w:author="Claude" w:date="2026-10-06T14:59:14Z">
        <w:r>
          <w:rPr>
            <w:rFonts w:ascii="Times New Roman" w:hAnsi="Times New Roman"/>
            <w:b/>
            <w:i w:val="0"/>
            <w:color w:val="000000"/>
            <w:sz w:val="26"/>
          </w:rPr>
          <w:delText>Quản lý quyền sở hữu trí tuệ trong trường đại học:</w:delText>
        </w:r>
      </w:del>
      <w:del w:id="1010" w:author="Claude" w:date="2026-10-06T14:59:14Z">
        <w:r>
          <w:rPr>
            <w:rFonts w:ascii="Times New Roman" w:hAnsi="Times New Roman"/>
            <w:b w:val="0"/>
            <w:i w:val="0"/>
            <w:color w:val="000000"/>
            <w:sz w:val="26"/>
          </w:rPr>
          <w:delText xml:space="preserve"> Phạm Thúy Hằng (năm 2019) xác định quản lý quyền sở hữu trí tuệ trong trường đại học là tổng thể các tác động có mục đích, có tổ chức của chủ thể quản lý (Hội đồng trường, Ban Giám hiệu, đơn vị chuyên trách) lên quá trình sáng tạo, xác lập, khai thác và bảo vệ các quyền sở hữu trí tuệ của nhà trường. Quản lý quyền sở hữu trí tuệ trong trường đại học mang tính chất đa mục tiêu: vừa bảo vệ quyền tài sản của nhà trường và bảo đảm lợi ích kinh tế chính đáng của nhà khoa học; vừa thực hiện sứ mạng truyền bá tri thức mở phục vụ cộng đồng; đồng thời bảo đảm liêm chính khoa học và tuân thủ các chuẩn mực kiểm định chất lượng giáo dục đại học.</w:delText>
        </w:r>
      </w:del>
      <w:ins w:id="1011" w:author="Claude" w:date="2026-10-06T14:59:14Z">
        <w:r>
          <w:rPr>
            <w:rFonts w:ascii="Times New Roman" w:hAnsi="Times New Roman"/>
            <w:b w:val="0"/>
            <w:i w:val="0"/>
            <w:color w:val="000000"/>
            <w:sz w:val="26"/>
          </w:rPr>
          <w:t xml:space="preserve">Phạm Thị Thúy Hằng (năm 2019, tr. 22) định nghĩa quản lý hoạt động sở hữu trí tuệ trong trường đại học là "tổng thể tác động có tổ chức, có mục đích của chủ thể quản lý trường đại học đối với hoạt động sở hữu trí tuệ nhằm tạo lập, bảo hộ, bảo vệ, khai thác và sử dụng hiệu quả sở hữu trí tuệ của trường đại học, góp phần thực hiện mục tiêu giáo dục và phát triển đất nước". Trên cơ sở định nghĩa này, đề tài hiểu quản lý quyền sở hữu trí tuệ trong trường đại học là hoạt động có tổ chức của Hội đồng trường, Ban Giám hiệu và các đơn vị chức năng nhằm nhận diện, xác lập, khai thác và bảo vệ các quyền sở hữu trí tuệ hình thành từ hoạt động của nhà trường, bảo đảm hài hòa lợi ích của nhà trường, tác giả và các bên tham gia. Hoạt động này phải dung hòa nhiều mục tiêu: bảo vệ quyền tài sản của nhà trường và lợi ích chính đáng của tác giả, duy trì việc phổ biến tri thức qua công bố khoa học, bảo đảm liêm chính học thuật và đáp ứng yêu cầu của chuẩn chất lượng giáo dục đại học.</w:t>
        </w:r>
      </w:ins>
    </w:p>
    <w:p>
      <w:pPr>
        <w:spacing w:before="160" w:after="80" w:line="324" w:lineRule="auto"/>
        <w:ind w:firstLine="0"/>
        <w:jc w:val="both"/>
      </w:pPr>
      <w:r>
        <w:rPr>
          <w:rFonts w:ascii="Times New Roman" w:hAnsi="Times New Roman"/>
          <w:b/>
          <w:i w:val="0"/>
          <w:color w:val="000000"/>
          <w:sz w:val="26"/>
        </w:rPr>
        <w:t>1.1.2. Đặc điểm của tài sản trí tuệ và hoạt động quản lý trong trường đại học</w:t>
      </w:r>
    </w:p>
    <w:p>
      <w:pPr>
        <w:spacing w:before="0" w:after="110" w:line="348" w:lineRule="auto"/>
        <w:ind w:firstLine="576"/>
        <w:jc w:val="both"/>
      </w:pPr>
      <w:del w:id="1012" w:author="Claude" w:date="2026-10-06T14:59:14Z">
        <w:r>
          <w:rPr>
            <w:rFonts w:ascii="Times New Roman" w:hAnsi="Times New Roman"/>
            <w:b w:val="0"/>
            <w:i w:val="0"/>
            <w:color w:val="000000"/>
            <w:sz w:val="26"/>
          </w:rPr>
          <w:delText>Tài sản trí tuệ hình thành trong môi trường giáo dục đại học định hướng ứng dụng có những đặc thù bản chất chi phối phương thức tổ chức quản lý:</w:delText>
        </w:r>
      </w:del>
      <w:ins w:id="1013" w:author="Claude" w:date="2026-10-06T14:59:14Z">
        <w:r>
          <w:rPr>
            <w:rFonts w:ascii="Times New Roman" w:hAnsi="Times New Roman"/>
            <w:b w:val="0"/>
            <w:i w:val="0"/>
            <w:color w:val="000000"/>
            <w:sz w:val="26"/>
          </w:rPr>
          <w:t xml:space="preserve">Tài sản trí tuệ hình thành trong trường đại học định hướng ứng dụng có bốn đặc điểm chi phối cách thức tổ chức quản lý.</w:t>
        </w:r>
      </w:ins>
    </w:p>
    <w:p>
      <w:pPr>
        <w:spacing w:before="0" w:after="110" w:line="348" w:lineRule="auto"/>
        <w:ind w:firstLine="576"/>
        <w:jc w:val="both"/>
      </w:pPr>
      <w:del w:id="1014" w:author="Claude" w:date="2026-10-06T14:59:14Z">
        <w:r>
          <w:rPr>
            <w:rFonts w:ascii="Times New Roman" w:hAnsi="Times New Roman"/>
            <w:b w:val="0"/>
            <w:i w:val="0"/>
            <w:color w:val="000000"/>
            <w:sz w:val="26"/>
          </w:rPr>
          <w:delText>Một là, tính vô hình và sự tồn tại dưới dạng tri thức ẩn: Khác với tài sản vật chất thông thường, rất nhiều tri thức có giá trị gia tăng cao như giải thuật tính toán, bí quyết thực nghiệm, quy trình phối chế mẫu thử nghiệm tồn tại dưới dạng tri thức ẩn trong tư duy và kinh nghiệm cá nhân của giảng viên, nghiên cứu viên (Tewari và Bhardwaj, năm 2021). Đặc điểm này đòi hỏi nhà trường phải thiết lập cơ chế nhận diện sớm, khuyến khích nhà khoa học tự nguyện khai báo sáng kiến trước khi công bố ra công chúng.</w:delText>
        </w:r>
      </w:del>
      <w:ins w:id="1015" w:author="Claude" w:date="2026-10-06T14:59:14Z">
        <w:r>
          <w:rPr>
            <w:rFonts w:ascii="Times New Roman" w:hAnsi="Times New Roman"/>
            <w:b w:val="0"/>
            <w:i w:val="0"/>
            <w:color w:val="000000"/>
            <w:sz w:val="26"/>
          </w:rPr>
          <w:t xml:space="preserve">Một là, tính vô hình và khả năng lựa chọn hình thức bảo hộ. Nhiều kết quả có giá trị như thuật toán, bí quyết thực nghiệm hay quy trình bào chế mẫu thử tồn tại dưới dạng thông tin, chưa được ghi nhận thành văn bản và dễ bị bộc lộ trong trao đổi học thuật. Đối với các kết quả này, chủ sở hữu phải lựa chọn giữa đăng ký sáng chế và giữ bí mật; Tewari và Bhardwaj (năm 2021) cho rằng giữ bí mật chỉ phù hợp khi có thể duy trì tính bí mật trong thời gian dài và khả năng giải mã ngược công nghệ thấp. Đặc điểm này đòi hỏi nhà trường có cơ chế nhận diện sớm, khuyến khích tác giả khai báo kết quả trước khi trao đổi hoặc công bố.</w:t>
        </w:r>
      </w:ins>
    </w:p>
    <w:p>
      <w:pPr>
        <w:spacing w:before="0" w:after="110" w:line="348" w:lineRule="auto"/>
        <w:ind w:firstLine="576"/>
        <w:jc w:val="both"/>
      </w:pPr>
      <w:del w:id="1016" w:author="Claude" w:date="2026-10-06T14:59:14Z">
        <w:r>
          <w:rPr>
            <w:rFonts w:ascii="Times New Roman" w:hAnsi="Times New Roman"/>
            <w:b w:val="0"/>
            <w:i w:val="0"/>
            <w:color w:val="000000"/>
            <w:sz w:val="26"/>
          </w:rPr>
          <w:delText>Hai là, tính lưỡng dụng và xung đột giữa phổ biến tri thức mở với bảo hộ độc quyền: Theo Guan (năm 2014) và Perkmann và cộng sự (năm 2013), trong trường đại học luôn tồn tại xung đột nội tại giữa sứ mạng công bố bài báo khoa học nhanh chóng với điều kiện tính mới tuyệt đối của pháp luật sở hữu công nghiệp. Nếu giảng viên công bố bài báo trước khi nộp đơn đăng ký bảo hộ độc quyền, kết quả sáng tạo sẽ bị mất tính mới và vĩnh viễn rơi vào phạm vi công cộng, không thể thương mại hóa độc quyền.</w:delText>
        </w:r>
      </w:del>
      <w:ins w:id="1017" w:author="Claude" w:date="2026-10-06T14:59:14Z">
        <w:r>
          <w:rPr>
            <w:rFonts w:ascii="Times New Roman" w:hAnsi="Times New Roman"/>
            <w:b w:val="0"/>
            <w:i w:val="0"/>
            <w:color w:val="000000"/>
            <w:sz w:val="26"/>
          </w:rPr>
          <w:t xml:space="preserve">Hai là, yêu cầu phối hợp giữa công bố khoa học và bảo hộ. Công bố kết quả là nghĩa vụ học thuật của giảng viên, trong khi sáng chế chỉ được bảo hộ nếu còn tính mới. Theo khoản 1 Điều 60 Luật Sở hữu trí tuệ, sáng chế mất tính mới nếu đã bị bộc lộ công khai trước ngày nộp đơn. Khoản 3 Điều này quy định một ngoại lệ: sáng chế không bị coi là mất tính mới nếu người có quyền đăng ký bộc lộ công khai và đơn được nộp tại Việt Nam trong thời hạn mười hai tháng kể từ ngày bộc lộ. Vì vậy, nhà trường cần sắp xếp thời điểm nộp đơn và thời điểm công bố, thay vì buộc giảng viên chọn một trong hai mục tiêu.</w:t>
        </w:r>
      </w:ins>
    </w:p>
    <w:p>
      <w:pPr>
        <w:spacing w:before="0" w:after="110" w:line="348" w:lineRule="auto"/>
        <w:ind w:firstLine="576"/>
        <w:jc w:val="both"/>
      </w:pPr>
      <w:del w:id="1018" w:author="Claude" w:date="2026-10-06T14:59:14Z">
        <w:r>
          <w:rPr>
            <w:rFonts w:ascii="Times New Roman" w:hAnsi="Times New Roman"/>
            <w:b w:val="0"/>
            <w:i w:val="0"/>
            <w:color w:val="000000"/>
            <w:sz w:val="26"/>
          </w:rPr>
          <w:delText>Ba là, tính phụ thuộc vào chu trình chuyển hóa công nghệ: Tài sản trí tuệ đại học phần lớn dừng lại ở mức độ nghiên cứu phòng thí nghiệm hoặc mẫu thử nghiệm sơ khai. Để trở thành sản phẩm thương mại đáp ứng nhu cầu thị trường, kết quả nghiên cứu bắt buộc phải trải qua quá trình ươm tạo, hoàn thiện công nghệ và sản xuất thử nghiệm.</w:delText>
        </w:r>
      </w:del>
      <w:ins w:id="1019" w:author="Claude" w:date="2026-10-06T14:59:14Z">
        <w:r>
          <w:rPr>
            <w:rFonts w:ascii="Times New Roman" w:hAnsi="Times New Roman"/>
            <w:b w:val="0"/>
            <w:i w:val="0"/>
            <w:color w:val="000000"/>
            <w:sz w:val="26"/>
          </w:rPr>
          <w:t xml:space="preserve">Ba là, phần lớn kết quả nghiên cứu cần được hoàn thiện thêm trước khi khai thác. Kết quả nghiên cứu trong trường đại học thường dừng ở quy mô phòng thí nghiệm hoặc mẫu thử. Để trở thành sản phẩm đáp ứng nhu cầu thị trường, kết quả cần được thử nghiệm, hoàn thiện công nghệ và sản xuất thử, nên việc định giá và lựa chọn phương thức khai thác thường có rủi ro và cần sự tham gia của doanh nghiệp.</w:t>
        </w:r>
      </w:ins>
    </w:p>
    <w:p>
      <w:pPr>
        <w:spacing w:before="0" w:after="110" w:line="348" w:lineRule="auto"/>
        <w:ind w:firstLine="576"/>
        <w:jc w:val="both"/>
      </w:pPr>
      <w:del w:id="1020" w:author="Claude" w:date="2026-10-06T14:59:14Z">
        <w:r>
          <w:rPr>
            <w:rFonts w:ascii="Times New Roman" w:hAnsi="Times New Roman"/>
            <w:b w:val="0"/>
            <w:i w:val="0"/>
            <w:color w:val="000000"/>
            <w:sz w:val="26"/>
          </w:rPr>
          <w:delText>Bốn là, tính đa dạng và phức tạp về chủ thể đồng sáng tạo: Các công trình nghiên cứu trong trường đại học thường là kết quả phối hợp giữa nhiều chủ thể (giảng viên, nghiên cứu viên, sinh viên, học viên cao học và đối tác doanh nghiệp). Tính đa chủ thể đòi hỏi quy chế quản lý nội bộ phải minh định rõ ràng quyền sở hữu, quyền đứng tên tác giả và tỷ lệ phân chia lợi nhuận kinh tế ngay từ khi bắt đầu triển khai nhiệm vụ.</w:delText>
        </w:r>
      </w:del>
      <w:ins w:id="1021" w:author="Claude" w:date="2026-10-06T14:59:14Z">
        <w:r>
          <w:rPr>
            <w:rFonts w:ascii="Times New Roman" w:hAnsi="Times New Roman"/>
            <w:b w:val="0"/>
            <w:i w:val="0"/>
            <w:color w:val="000000"/>
            <w:sz w:val="26"/>
          </w:rPr>
          <w:t xml:space="preserve">Bốn là, nhiều chủ thể cùng tham gia tạo ra kết quả. Một công trình có thể có đóng góp của giảng viên, nghiên cứu viên, người học và đối tác doanh nghiệp, với các nguồn kinh phí khác nhau. Khoản 2 Điều 86 Luật Sở hữu trí tuệ quy định khi nhiều tổ chức, cá nhân cùng tạo ra hoặc cùng đầu tư để tạo ra sáng chế, kiểu dáng công nghiệp, thiết kế bố trí thì việc đăng ký chỉ được thực hiện nếu tất cả đồng ý. Do đó, quyền sở hữu, quyền đứng tên tác giả và tỷ lệ phân chia lợi ích cần được thỏa thuận bằng văn bản ngay từ khi bắt đầu nhiệm vụ.</w:t>
        </w:r>
      </w:ins>
    </w:p>
    <w:p>
      <w:pPr>
        <w:spacing w:before="160" w:after="80" w:line="324" w:lineRule="auto"/>
        <w:ind w:firstLine="0"/>
        <w:jc w:val="both"/>
      </w:pPr>
      <w:r>
        <w:rPr>
          <w:rFonts w:ascii="Times New Roman" w:hAnsi="Times New Roman"/>
          <w:b/>
          <w:i w:val="0"/>
          <w:color w:val="000000"/>
          <w:sz w:val="26"/>
        </w:rPr>
        <w:t>1.1.3. Vai trò của quyền sở hữu trí tuệ đối với trường đại học định hướng ứng dụng</w:t>
      </w:r>
    </w:p>
    <w:p>
      <w:pPr>
        <w:spacing w:before="0" w:after="110" w:line="348" w:lineRule="auto"/>
        <w:ind w:firstLine="576"/>
        <w:jc w:val="both"/>
      </w:pPr>
      <w:del w:id="1022" w:author="Claude" w:date="2026-10-06T14:59:14Z">
        <w:r>
          <w:rPr>
            <w:rFonts w:ascii="Times New Roman" w:hAnsi="Times New Roman"/>
            <w:b w:val="0"/>
            <w:i w:val="0"/>
            <w:color w:val="000000"/>
            <w:sz w:val="26"/>
          </w:rPr>
          <w:delText>Đối với các trường đại học định hướng ứng dụng, quyền sở hữu trí tuệ giữ vai trò đòn bẩy chiến lược trên bốn phương diện:</w:delText>
        </w:r>
      </w:del>
      <w:ins w:id="1023" w:author="Claude" w:date="2026-10-06T14:59:14Z">
        <w:r>
          <w:rPr>
            <w:rFonts w:ascii="Times New Roman" w:hAnsi="Times New Roman"/>
            <w:b w:val="0"/>
            <w:i w:val="0"/>
            <w:color w:val="000000"/>
            <w:sz w:val="26"/>
          </w:rPr>
          <w:t xml:space="preserve">Đối với trường đại học định hướng ứng dụng, quyền sở hữu trí tuệ có vai trò trên bốn phương diện.</w:t>
        </w:r>
      </w:ins>
    </w:p>
    <w:p>
      <w:pPr>
        <w:spacing w:before="0" w:after="110" w:line="348" w:lineRule="auto"/>
        <w:ind w:firstLine="576"/>
        <w:jc w:val="both"/>
      </w:pPr>
      <w:del w:id="1024" w:author="Claude" w:date="2026-10-06T14:59:14Z">
        <w:r>
          <w:rPr>
            <w:rFonts w:ascii="Times New Roman" w:hAnsi="Times New Roman"/>
            <w:b w:val="0"/>
            <w:i w:val="0"/>
            <w:color w:val="000000"/>
            <w:sz w:val="26"/>
          </w:rPr>
          <w:delText>Thứ nhất, nâng cao chất lượng đào tạo và kích thích nghiên cứu khoa học ứng dụng: Việc thúc đẩy tạo lập tài sản trí tuệ giúp gắn kết chặt chẽ hoạt động đào tạo với thực tiễn sản xuất, chuyển dịch phương thức giảng dạy từ truyền thụ lý thuyết thụ động sang giải quyết các bài toán công nghệ thực tiễn của doanh nghiệp.</w:delText>
        </w:r>
      </w:del>
      <w:ins w:id="1025" w:author="Claude" w:date="2026-10-06T14:59:14Z">
        <w:r>
          <w:rPr>
            <w:rFonts w:ascii="Times New Roman" w:hAnsi="Times New Roman"/>
            <w:b w:val="0"/>
            <w:i w:val="0"/>
            <w:color w:val="000000"/>
            <w:sz w:val="26"/>
          </w:rPr>
          <w:t xml:space="preserve">Thứ nhất, gắn đào tạo với thực tiễn. Khi giảng viên và người học cùng giải quyết các bài toán kỹ thuật, quản lý do doanh nghiệp đặt ra, kết quả tạo ra có thể trở thành tài sản trí tuệ, đồng thời trở thành học liệu và tình huống giảng dạy. Việc người học được hướng dẫn nhận diện, khai báo và tôn trọng quyền sở hữu trí tuệ cũng là một phần của năng lực nghề nghiệp.</w:t>
        </w:r>
      </w:ins>
    </w:p>
    <w:p>
      <w:pPr>
        <w:spacing w:before="0" w:after="110" w:line="348" w:lineRule="auto"/>
        <w:ind w:firstLine="576"/>
        <w:jc w:val="both"/>
      </w:pPr>
      <w:del w:id="1026" w:author="Claude" w:date="2026-10-06T14:59:14Z">
        <w:r>
          <w:rPr>
            <w:rFonts w:ascii="Times New Roman" w:hAnsi="Times New Roman"/>
            <w:b w:val="0"/>
            <w:i w:val="0"/>
            <w:color w:val="000000"/>
            <w:sz w:val="26"/>
          </w:rPr>
          <w:delText>Thứ hai, đa dạng hóa nguồn thu tài chính ngoài học phí và thúc đẩy tự chủ đại học bền vững: Khai thác thương mại tài sản trí tuệ thông qua chuyển giao công nghệ, cấp phép bản quyền và thương mại hóa sáng chế mang lại nguồn thu hợp pháp đáng kể, giúp nhà trường từng bước giảm sự phụ thuộc vào nguồn thu học phí truyền thống.</w:delText>
        </w:r>
      </w:del>
      <w:ins w:id="1027" w:author="Claude" w:date="2026-10-06T14:59:14Z">
        <w:r>
          <w:rPr>
            <w:rFonts w:ascii="Times New Roman" w:hAnsi="Times New Roman"/>
            <w:b w:val="0"/>
            <w:i w:val="0"/>
            <w:color w:val="000000"/>
            <w:sz w:val="26"/>
          </w:rPr>
          <w:t xml:space="preserve">Thứ hai, tạo thêm nguồn thu. Khi được khai thác qua chuyển giao quyền sử dụng, chuyển nhượng hoặc góp vốn, tài sản trí tuệ có thể tạo nguồn thu ngoài học phí. Quy mô nguồn thu này phụ thuộc vào chất lượng tài sản, nhu cầu thị trường và năng lực tổ chức khai thác của nhà trường, nên cần được xem là nguồn thu bổ sung trong dài hạn, không phải nguồn thay thế học phí.</w:t>
        </w:r>
      </w:ins>
    </w:p>
    <w:p>
      <w:pPr>
        <w:spacing w:before="0" w:after="110" w:line="348" w:lineRule="auto"/>
        <w:ind w:firstLine="576"/>
        <w:jc w:val="both"/>
      </w:pPr>
      <w:del w:id="1028" w:author="Claude" w:date="2026-10-06T14:59:14Z">
        <w:r>
          <w:rPr>
            <w:rFonts w:ascii="Times New Roman" w:hAnsi="Times New Roman"/>
            <w:b w:val="0"/>
            <w:i w:val="0"/>
            <w:color w:val="000000"/>
            <w:sz w:val="26"/>
          </w:rPr>
          <w:delText>Thứ ba, khẳng định vị thế, uy tín học thuật trong kiểm định chất lượng và xếp hạng đại học: Số lượng đơn đăng ký sáng chế, giải pháp hữu ích và văn bằng bảo hộ độc quyền là tiêu chí cốt lõi trong Chuẩn cơ sở giáo dục đại học (Thông tư số 83/2026/TT-BGDĐT, có hiệu lực từ ngày 15/11/2026) và các bảng xếp hạng đại học uy tín trong nước, quốc tế.</w:delText>
        </w:r>
      </w:del>
      <w:ins w:id="1029" w:author="Claude" w:date="2026-10-06T14:59:14Z">
        <w:r>
          <w:rPr>
            <w:rFonts w:ascii="Times New Roman" w:hAnsi="Times New Roman"/>
            <w:b w:val="0"/>
            <w:i w:val="0"/>
            <w:color w:val="000000"/>
            <w:sz w:val="26"/>
          </w:rPr>
          <w:t xml:space="preserve">Thứ ba, đáp ứng yêu cầu của chuẩn chất lượng và các bảng xếp hạng. Theo Tiêu chí 6.2 Chuẩn cơ sở giáo dục đại học ban hành kèm theo Thông tư số 83/2026/TT-BGDĐT (có hiệu lực từ ngày 15/11/2026), kết quả khoa học, công nghệ và đổi mới sáng tạo được tính theo sản phẩm quy đổi, trong đó mỗi bằng độc quyền sáng chế được tính năm sản phẩm, mỗi bằng độc quyền giải pháp hữu ích được tính ba sản phẩm, trong khi mỗi bài báo trong nước được tính một sản phẩm. Các chỉ số về sáng chế, chuyển giao và doanh nghiệp khởi nguồn cũng có mặt trong một số hệ thống kiểm định và xếp hạng, được tổng hợp tại Bảng 1.2.</w:t>
        </w:r>
      </w:ins>
    </w:p>
    <w:p>
      <w:pPr>
        <w:spacing w:before="0" w:after="110" w:line="348" w:lineRule="auto"/>
        <w:ind w:firstLine="576"/>
        <w:jc w:val="both"/>
      </w:pPr>
      <w:del w:id="1030" w:author="Claude" w:date="2026-10-06T14:59:14Z">
        <w:r>
          <w:rPr>
            <w:rFonts w:ascii="Times New Roman" w:hAnsi="Times New Roman"/>
            <w:b w:val="0"/>
            <w:i w:val="0"/>
            <w:color w:val="000000"/>
            <w:sz w:val="26"/>
          </w:rPr>
          <w:delText>Thứ tư, thiết lập hành lang pháp lý an toàn và tạo động lực vật chất cho nhà khoa học: Một khung thể chế sở hữu trí tuệ minh bạch bảo vệ kết quả sáng tạo của giảng viên trước các hành vi sao chép trái phép, đồng thời cơ chế phân chia lợi nhuận thỏa đáng là đòn bẩy vật chất quan trọng nhất giữ chân và thu hút các chuyên gia khoa học xuất sắc.</w:delText>
        </w:r>
      </w:del>
      <w:ins w:id="1031" w:author="Claude" w:date="2026-10-06T14:59:14Z">
        <w:r>
          <w:rPr>
            <w:rFonts w:ascii="Times New Roman" w:hAnsi="Times New Roman"/>
            <w:b w:val="0"/>
            <w:i w:val="0"/>
            <w:color w:val="000000"/>
            <w:sz w:val="26"/>
          </w:rPr>
          <w:t xml:space="preserve">Thứ tư, tạo động lực cho nhà khoa học. Quy chế sở hữu trí tuệ rõ ràng giúp tác giả biết trước quyền lợi của mình, gồm quyền nhân thân và mức thù lao hoặc tiền thưởng khi kết quả được khai thác. Trong hợp tác với doanh nghiệp, Bstieler và cộng sự (năm 2015) cho thấy tính linh hoạt và minh bạch của chính sách sở hữu trí tuệ của trường đại học có liên hệ với mức độ tin cậy giữa các bên, qua đó hỗ trợ quan hệ hợp tác lâu dài.</w:t>
        </w:r>
      </w:ins>
    </w:p>
    <w:p>
      <w:pPr>
        <w:spacing w:before="240" w:after="120" w:line="324" w:lineRule="auto"/>
        <w:ind w:firstLine="0"/>
        <w:jc w:val="both"/>
      </w:pPr>
      <w:r>
        <w:rPr>
          <w:rFonts w:ascii="Times New Roman" w:hAnsi="Times New Roman"/>
          <w:b/>
          <w:i w:val="0"/>
          <w:color w:val="000000"/>
          <w:sz w:val="26"/>
        </w:rPr>
        <w:t>1.2. Nội dung quản lý quyền sở hữu trí tuệ trong trường đại học</w:t>
      </w:r>
    </w:p>
    <w:p>
      <w:pPr>
        <w:spacing w:before="0" w:after="110" w:line="348" w:lineRule="auto"/>
        <w:ind w:firstLine="576"/>
        <w:jc w:val="both"/>
      </w:pPr>
      <w:del w:id="1032" w:author="Claude" w:date="2026-10-06T14:59:14Z">
        <w:r>
          <w:rPr>
            <w:rFonts w:ascii="Times New Roman" w:hAnsi="Times New Roman"/>
            <w:b w:val="0"/>
            <w:i w:val="0"/>
            <w:color w:val="000000"/>
            <w:sz w:val="26"/>
          </w:rPr>
          <w:delText>Quản lý quyền sở hữu trí tuệ trong cơ sở giáo dục đại học bao quát toàn bộ vòng đời tài sản qua bốn khâu nghiệp vụ khép kín: Sáng tạo, Xác lập, Khai thác và Bảo vệ. Để bảo đảm tính tương thích với chuẩn mực quốc tế và tuân thủ chặt chẽ hành lang pháp lý quốc gia giai đoạn 2025 - 2026, Đề tài tiếp cận Khung chính sách sở hữu trí tuệ đại học của Tổ chức Sở hữu trí tuệ Thế giới năm 2020 và đối sánh trực tiếp với hệ thống pháp luật Việt Nam hiện hành, được tổng hợp tại Bảng 1.1.</w:delText>
        </w:r>
      </w:del>
      <w:ins w:id="1033" w:author="Claude" w:date="2026-10-06T14:59:14Z">
        <w:r>
          <w:rPr>
            <w:rFonts w:ascii="Times New Roman" w:hAnsi="Times New Roman"/>
            <w:b w:val="0"/>
            <w:i w:val="0"/>
            <w:color w:val="000000"/>
            <w:sz w:val="26"/>
          </w:rPr>
          <w:t xml:space="preserve">Đề tài phân tích nội dung quản lý quyền sở hữu trí tuệ theo bốn khâu: sáng tạo, xác lập, khai thác và bảo vệ. Cách phân chia này thống nhất với Chiến lược sở hữu trí tuệ đến năm 2030 ban hành kèm theo Quyết định số 1068/QĐ-TTg, trong đó yêu cầu phát triển hệ thống sở hữu trí tuệ đồng bộ, hiệu quả ở tất cả các khâu sáng tạo, xác lập, khai thác và bảo vệ, thực thi quyền sở hữu trí tuệ. Bốn khâu không diễn ra tuần tự một chiều; Bradley và cộng sự (năm 2013) chỉ ra rằng mô hình tuyến tính chưa phản ánh đầy đủ quá trình chuyển giao công nghệ từ trường đại học, nên các khâu cần được xem là những nội dung có liên hệ qua lại. Các nhóm nội dung chính sách mà cơ sở giáo dục đại học cần quy định, cùng căn cứ pháp lý hiện hành, được tổng hợp tại Bảng 1.1.</w:t>
        </w:r>
      </w:ins>
    </w:p>
    <w:p>
      <w:pPr>
        <w:spacing w:before="200" w:after="80" w:line="288" w:lineRule="auto"/>
        <w:ind w:firstLine="0"/>
        <w:jc w:val="left"/>
      </w:pPr>
      <w:del w:id="1034" w:author="Claude" w:date="2026-10-06T14:59:14Z">
        <w:r>
          <w:rPr>
            <w:rFonts w:ascii="Times New Roman" w:hAnsi="Times New Roman"/>
            <w:b/>
            <w:i w:val="0"/>
            <w:color w:val="000000"/>
            <w:sz w:val="22"/>
          </w:rPr>
          <w:delText>Bảng 1.1. Khung chính sách quản lý quyền sở hữu trí tuệ trong cơ sở giáo dục đại học theo khuyến nghị của WIPO và đối sánh pháp luật Việt Nam</w:delText>
        </w:r>
      </w:del>
      <w:ins w:id="1035" w:author="Claude" w:date="2026-10-06T14:59:14Z">
        <w:r>
          <w:rPr>
            <w:rFonts w:ascii="Times New Roman" w:hAnsi="Times New Roman"/>
            <w:b/>
            <w:i w:val="0"/>
            <w:color w:val="000000"/>
            <w:sz w:val="22"/>
          </w:rPr>
          <w:t xml:space="preserve">Bảng 1.1. Các nhóm nội dung chính sách quản lý quyền sở hữu trí tuệ trong cơ sở giáo dục đại học và căn cứ pháp lý Việt Nam</w:t>
        </w:r>
      </w:ins>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del w:id="1036" w:author="Claude" w:date="2026-10-06T14:59:14Z">
              <w:r>
                <w:rPr>
                  <w:rFonts w:ascii="Times New Roman" w:hAnsi="Times New Roman"/>
                  <w:b/>
                  <w:i w:val="0"/>
                  <w:color w:val="000000"/>
                  <w:sz w:val="20"/>
                </w:rPr>
                <w:delText>Trụ cột chính sách của WIPO năm 2020</w:delText>
              </w:r>
            </w:del>
            <w:ins w:id="1037" w:author="Claude" w:date="2026-10-06T14:59:14Z">
              <w:r>
                <w:rPr>
                  <w:rFonts w:ascii="Times New Roman" w:hAnsi="Times New Roman"/>
                  <w:b/>
                  <w:i w:val="0"/>
                  <w:color w:val="000000"/>
                  <w:sz w:val="20"/>
                </w:rPr>
                <w:t xml:space="preserve">Nhóm nội dung chính sách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Căn cứ pháp lý Việt Nam giai đoạn 2025 - 2026</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Quy định pháp luật then chốt của Việt Nam</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Yêu cầu thể chế đối với cơ sở giáo dục đại học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38" w:author="Claude" w:date="2026-10-06T14:59:14Z">
              <w:r>
                <w:rPr>
                  <w:rFonts w:ascii="Times New Roman" w:hAnsi="Times New Roman"/>
                  <w:b/>
                  <w:i w:val="0"/>
                  <w:color w:val="000000"/>
                  <w:sz w:val="20"/>
                </w:rPr>
                <w:delText>1. Xác lập quyền sở hữu tài sản trí tuệ</w:delText>
              </w:r>
            </w:del>
            <w:ins w:id="1039" w:author="Claude" w:date="2026-10-06T14:59:14Z">
              <w:r>
                <w:rPr>
                  <w:rFonts w:ascii="Times New Roman" w:hAnsi="Times New Roman"/>
                  <w:b/>
                  <w:i w:val="0"/>
                  <w:color w:val="000000"/>
                  <w:sz w:val="20"/>
                </w:rPr>
                <w:t xml:space="preserve">1. Quyền sở hữu và quyền đăng ký đối với kết quả sáng tạo</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0" w:author="Claude" w:date="2026-10-06T14:59:14Z">
              <w:r>
                <w:rPr>
                  <w:rFonts w:ascii="Times New Roman" w:hAnsi="Times New Roman"/>
                  <w:b w:val="0"/>
                  <w:i w:val="0"/>
                  <w:color w:val="000000"/>
                  <w:sz w:val="20"/>
                </w:rPr>
                <w:delText>- Điều 86 Luật Sở hữu trí tuệ&lt;br&gt;- Khoản 2 Điều 25 Luật số 93/2025/QH15&lt;br&gt;- Điều 27 Luật số 125/2025/QH15</w:delText>
              </w:r>
            </w:del>
            <w:ins w:id="1041" w:author="Claude" w:date="2026-10-06T14:59:14Z">
              <w:r>
                <w:rPr>
                  <w:rFonts w:ascii="Times New Roman" w:hAnsi="Times New Roman"/>
                  <w:b w:val="0"/>
                  <w:i w:val="0"/>
                  <w:color w:val="000000"/>
                  <w:sz w:val="20"/>
                </w:rPr>
                <w:t xml:space="preserve">- Điểm b, điểm c khoản 1 Điều 86 Luật Sở hữu trí tuệ</w:t>
                <w:br/>
                <w:t xml:space="preserve">- Khoản 2 Điều 25 Luật số 93/2025/QH15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2" w:author="Claude" w:date="2026-10-06T14:59:14Z">
              <w:r>
                <w:rPr>
                  <w:rFonts w:ascii="Times New Roman" w:hAnsi="Times New Roman"/>
                  <w:b w:val="0"/>
                  <w:i w:val="0"/>
                  <w:color w:val="000000"/>
                  <w:sz w:val="20"/>
                </w:rPr>
                <w:delText>Cơ sở giáo dục đại học là chủ sở hữu quyền tài sản đối với sáng chế, giải pháp hữu ích, kiểu dáng công nghiệp do giảng viên tạo ra khi trường đầu tư kinh phí; tự động giao quyền sở hữu không bồi hoàn cho tổ chức chủ trì đối với kết quả nghiên cứu sử dụng ngân sách nhà nước.</w:delText>
              </w:r>
            </w:del>
            <w:ins w:id="1043" w:author="Claude" w:date="2026-10-06T14:59:14Z">
              <w:r>
                <w:rPr>
                  <w:rFonts w:ascii="Times New Roman" w:hAnsi="Times New Roman"/>
                  <w:b w:val="0"/>
                  <w:i w:val="0"/>
                  <w:color w:val="000000"/>
                  <w:sz w:val="20"/>
                </w:rPr>
                <w:t xml:space="preserve">Tổ chức đầu tư kinh phí, phương tiện vật chất cho tác giả dưới hình thức giao việc, thuê việc có quyền đăng ký sáng chế, kiểu dáng công nghiệp, thiết kế bố trí, trừ trường hợp các bên có thỏa thuận khác. Tổ chức chủ trì nhiệm vụ sử dụng ngân sách nhà nước được tự động giao quyền quản lý, sử dụng, quyền sở hữu phần kết quả tương ứng với kinh phí ngân sách, không phải bồi hoàn, trừ các trường hợp luật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4" w:author="Claude" w:date="2026-10-06T14:59:14Z">
              <w:r>
                <w:rPr>
                  <w:rFonts w:ascii="Times New Roman" w:hAnsi="Times New Roman"/>
                  <w:b w:val="0"/>
                  <w:i w:val="0"/>
                  <w:color w:val="000000"/>
                  <w:sz w:val="20"/>
                </w:rPr>
                <w:delText>Minh định quyền sở hữu tài sản trí tuệ thuộc về nhà trường trong quy chế nội bộ và hợp đồng nghiên cứu; chấm dứt tình trạng tài sản thuộc nhà nước hoặc tác giả tự ý đăng ký tư nhân.</w:delText>
              </w:r>
            </w:del>
            <w:ins w:id="1045" w:author="Claude" w:date="2026-10-06T14:59:14Z">
              <w:r>
                <w:rPr>
                  <w:rFonts w:ascii="Times New Roman" w:hAnsi="Times New Roman"/>
                  <w:b w:val="0"/>
                  <w:i w:val="0"/>
                  <w:color w:val="000000"/>
                  <w:sz w:val="20"/>
                </w:rPr>
                <w:t xml:space="preserve">Quy định rõ quyền sở hữu, quyền đăng ký đối với kết quả tạo ra từ nhiệm vụ được giao, từ kinh phí của nhà trường và từ hợp tác với bên ngoài, trong quy chế nội bộ và hợp đồng nghiên cứu.</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2. Khai báo và bộc lộ kết quả sáng tạo</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6" w:author="Claude" w:date="2026-10-06T14:59:14Z">
              <w:r>
                <w:rPr>
                  <w:rFonts w:ascii="Times New Roman" w:hAnsi="Times New Roman"/>
                  <w:b w:val="0"/>
                  <w:i w:val="0"/>
                  <w:color w:val="000000"/>
                  <w:sz w:val="20"/>
                </w:rPr>
                <w:delText>- Điều 60 và Điều 90 Luật Sở hữu trí tuệ&lt;br&gt;- Điều 9a Nghị định số 100/2026/NĐ-CP ngày 31 tháng 3 năm 2026</w:delText>
              </w:r>
            </w:del>
            <w:ins w:id="1047" w:author="Claude" w:date="2026-10-06T14:59:14Z">
              <w:r>
                <w:rPr>
                  <w:rFonts w:ascii="Times New Roman" w:hAnsi="Times New Roman"/>
                  <w:b w:val="0"/>
                  <w:i w:val="0"/>
                  <w:color w:val="000000"/>
                  <w:sz w:val="20"/>
                </w:rPr>
                <w:t xml:space="preserve">- Điều 60 và Điều 90 Luật Sở hữu trí tuệ</w:t>
                <w:br/>
                <w:t xml:space="preserve">- Điều 9a Nghị định số 65/2023/NĐ-CP, được bổ sung bởi Nghị định số 100/2026/NĐ-CP</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8" w:author="Claude" w:date="2026-10-06T14:59:14Z">
              <w:r>
                <w:rPr>
                  <w:rFonts w:ascii="Times New Roman" w:hAnsi="Times New Roman"/>
                  <w:b w:val="0"/>
                  <w:i w:val="0"/>
                  <w:color w:val="000000"/>
                  <w:sz w:val="20"/>
                </w:rPr>
                <w:delText>Sáng chế và giải pháp hữu ích bắt buộc phải đáp ứng tính mới tuyệt đối trước ngày nộp đơn; trường đại học có nghĩa vụ lập danh mục và quản lý toàn diện tài sản trí tuệ nội bộ.</w:delText>
              </w:r>
            </w:del>
            <w:ins w:id="1049" w:author="Claude" w:date="2026-10-06T14:59:14Z">
              <w:r>
                <w:rPr>
                  <w:rFonts w:ascii="Times New Roman" w:hAnsi="Times New Roman"/>
                  <w:b w:val="0"/>
                  <w:i w:val="0"/>
                  <w:color w:val="000000"/>
                  <w:sz w:val="20"/>
                </w:rPr>
                <w:t xml:space="preserve">Sáng chế phải có tính mới tại ngày nộp đơn, trừ trường hợp người có quyền đăng ký tự bộc lộ và nộp đơn tại Việt Nam trong thời hạn mười hai tháng; đơn nộp trước được xem xét trước. Chủ sở hữu lập, lưu giữ và cập nhật hằng năm Danh mục quyền sở hữu trí tuệ phục vụ quản trị nội bộ.</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0" w:author="Claude" w:date="2026-10-06T14:59:14Z">
              <w:r>
                <w:rPr>
                  <w:rFonts w:ascii="Times New Roman" w:hAnsi="Times New Roman"/>
                  <w:b w:val="0"/>
                  <w:i w:val="0"/>
                  <w:color w:val="000000"/>
                  <w:sz w:val="20"/>
                </w:rPr>
                <w:delText>Ban hành mẫu phiếu khai báo sáng kiến nội bộ; thiết lập quy trình bảo mật và thẩm định sàng lọc khả năng bảo hộ trước khi cho phép công bố bài báo khoa học.</w:delText>
              </w:r>
            </w:del>
            <w:ins w:id="1051" w:author="Claude" w:date="2026-10-06T14:59:14Z">
              <w:r>
                <w:rPr>
                  <w:rFonts w:ascii="Times New Roman" w:hAnsi="Times New Roman"/>
                  <w:b w:val="0"/>
                  <w:i w:val="0"/>
                  <w:color w:val="000000"/>
                  <w:sz w:val="20"/>
                </w:rPr>
                <w:t xml:space="preserve">Ban hành mẫu phiếu khai báo kết quả sáng tạo; quy định trình tự xem xét khả năng bảo hộ và thời điểm nộp đơn trước khi công bố; lập và cập nhật Danh mục quyền sở hữu trí tuệ của nhà trường.</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2" w:author="Claude" w:date="2026-10-06T14:59:14Z">
              <w:r>
                <w:rPr>
                  <w:rFonts w:ascii="Times New Roman" w:hAnsi="Times New Roman"/>
                  <w:b/>
                  <w:i w:val="0"/>
                  <w:color w:val="000000"/>
                  <w:sz w:val="20"/>
                </w:rPr>
                <w:delText>3. Thẩm định bảo hộ và chi trả chi phí</w:delText>
              </w:r>
            </w:del>
            <w:ins w:id="1053" w:author="Claude" w:date="2026-10-06T14:59:14Z">
              <w:r>
                <w:rPr>
                  <w:rFonts w:ascii="Times New Roman" w:hAnsi="Times New Roman"/>
                  <w:b/>
                  <w:i w:val="0"/>
                  <w:color w:val="000000"/>
                  <w:sz w:val="20"/>
                </w:rPr>
                <w:t xml:space="preserve">3. Kinh phí đăng ký, bảo hộ và quản lý quyền</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4" w:author="Claude" w:date="2026-10-06T14:59:14Z">
              <w:r>
                <w:rPr>
                  <w:rFonts w:ascii="Times New Roman" w:hAnsi="Times New Roman"/>
                  <w:b w:val="0"/>
                  <w:i w:val="0"/>
                  <w:color w:val="000000"/>
                  <w:sz w:val="20"/>
                </w:rPr>
                <w:delText>- Luật Sở hữu trí tuệ&lt;br&gt;- Điểm b Khoản 2 Điều 66 Luật số 93/2025/QH15</w:delText>
              </w:r>
            </w:del>
            <w:ins w:id="1055" w:author="Claude" w:date="2026-10-06T14:59:14Z">
              <w:r>
                <w:rPr>
                  <w:rFonts w:ascii="Times New Roman" w:hAnsi="Times New Roman"/>
                  <w:b w:val="0"/>
                  <w:i w:val="0"/>
                  <w:color w:val="000000"/>
                  <w:sz w:val="20"/>
                </w:rPr>
                <w:t xml:space="preserve">- Điểm b khoản 2 Điều 66 Luật số 93/2025/QH15</w:t>
                <w:br/>
                <w:t xml:space="preserve">- Điểm d khoản 3 Điều 28 Luật số 125/2025/QH15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6" w:author="Claude" w:date="2026-10-06T14:59:14Z">
              <w:r>
                <w:rPr>
                  <w:rFonts w:ascii="Times New Roman" w:hAnsi="Times New Roman"/>
                  <w:b w:val="0"/>
                  <w:i w:val="0"/>
                  <w:color w:val="000000"/>
                  <w:sz w:val="20"/>
                </w:rPr>
                <w:delText>Xác lập quyền sở hữu công nghiệp theo nguyên tắc nộp đơn đầu tiên; cho phép trích lập Quỹ phát triển khoa học và công nghệ của trường để chi trả toàn bộ chi phí tra cứu, nộp đơn bảo hộ.</w:delText>
              </w:r>
            </w:del>
            <w:ins w:id="1057" w:author="Claude" w:date="2026-10-06T14:59:14Z">
              <w:r>
                <w:rPr>
                  <w:rFonts w:ascii="Times New Roman" w:hAnsi="Times New Roman"/>
                  <w:b w:val="0"/>
                  <w:i w:val="0"/>
                  <w:color w:val="000000"/>
                  <w:sz w:val="20"/>
                </w:rPr>
                <w:t xml:space="preserve">Doanh nghiệp, tổ chức, đơn vị sự nghiệp được trích lập quỹ phát triển khoa học và công nghệ và được dùng quỹ để hỗ trợ nghiên cứu, đổi mới sáng tạo và đăng ký, bảo hộ, quản lý, khai thác quyền sở hữu trí tuệ. Cơ sở giáo dục đại học có trách nhiệm thành lập và vận hành quỹ này theo quy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8" w:author="Claude" w:date="2026-10-06T14:59:14Z">
              <w:r>
                <w:rPr>
                  <w:rFonts w:ascii="Times New Roman" w:hAnsi="Times New Roman"/>
                  <w:b w:val="0"/>
                  <w:i w:val="0"/>
                  <w:color w:val="000000"/>
                  <w:sz w:val="20"/>
                </w:rPr>
                <w:delText>Bố trí danh mục kinh phí thường niên chuyên biệt cho hoạt động tra cứu chuyên sâu, nộp đơn đăng ký bảo hộ độc quyền và thuê tổ chức đại diện sở hữu trí tuệ chuyên nghiệp.</w:delText>
              </w:r>
            </w:del>
            <w:ins w:id="1059" w:author="Claude" w:date="2026-10-06T14:59:14Z">
              <w:r>
                <w:rPr>
                  <w:rFonts w:ascii="Times New Roman" w:hAnsi="Times New Roman"/>
                  <w:b w:val="0"/>
                  <w:i w:val="0"/>
                  <w:color w:val="000000"/>
                  <w:sz w:val="20"/>
                </w:rPr>
                <w:t xml:space="preserve">Bố trí kinh phí hằng năm cho tra cứu, nộp đơn, duy trì hiệu lực văn bằng bảo hộ và thuê tổ chức dịch vụ đại diện sở hữu công nghiệp khi cần.</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4. Khai thác và thương mại hóa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0" w:author="Claude" w:date="2026-10-06T14:59:14Z">
              <w:r>
                <w:rPr>
                  <w:rFonts w:ascii="Times New Roman" w:hAnsi="Times New Roman"/>
                  <w:b w:val="0"/>
                  <w:i w:val="0"/>
                  <w:color w:val="000000"/>
                  <w:sz w:val="20"/>
                </w:rPr>
                <w:delText>- Chương X Luật Sở hữu trí tuệ&lt;br&gt;- Điều 27 Luật số 93/2025/QH15&lt;br&gt;- Khoản 1 Điều 28 Luật số 125/2025/QH15</w:delText>
              </w:r>
            </w:del>
            <w:ins w:id="1061" w:author="Claude" w:date="2026-10-06T14:59:14Z">
              <w:r>
                <w:rPr>
                  <w:rFonts w:ascii="Times New Roman" w:hAnsi="Times New Roman"/>
                  <w:b w:val="0"/>
                  <w:i w:val="0"/>
                  <w:color w:val="000000"/>
                  <w:sz w:val="20"/>
                </w:rPr>
                <w:t xml:space="preserve">- Chương X Luật Sở hữu trí tuệ</w:t>
                <w:br/>
                <w:t xml:space="preserve">- Điều 27 Luật số 93/2025/QH15</w:t>
                <w:br/>
                <w:t xml:space="preserve">- Khoản 1, điểm d khoản 2 Điều 28 Luật số 125/2025/QH15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2" w:author="Claude" w:date="2026-10-06T14:59:14Z">
              <w:r>
                <w:rPr>
                  <w:rFonts w:ascii="Times New Roman" w:hAnsi="Times New Roman"/>
                  <w:b w:val="0"/>
                  <w:i w:val="0"/>
                  <w:color w:val="000000"/>
                  <w:sz w:val="20"/>
                </w:rPr>
                <w:delText>Cho phép trường định giá, góp vốn bằng tài sản trí tuệ; thành lập doanh nghiệp khoa học công nghệ, doanh nghiệp khởi nguồn công nghệ và cho phép giảng viên quản lý theo quy chế.</w:delText>
              </w:r>
            </w:del>
            <w:ins w:id="1063" w:author="Claude" w:date="2026-10-06T14:59:14Z">
              <w:r>
                <w:rPr>
                  <w:rFonts w:ascii="Times New Roman" w:hAnsi="Times New Roman"/>
                  <w:b w:val="0"/>
                  <w:i w:val="0"/>
                  <w:color w:val="000000"/>
                  <w:sz w:val="20"/>
                </w:rPr>
                <w:t xml:space="preserve">Chủ sở hữu tự quyết định việc thương mại hóa; tổ chức được giao quyền tự quyết định hình thức, giá, phân chia lợi nhuận và phương án góp vốn. Cơ sở giáo dục đại học được thành lập doanh nghiệp khoa học và công nghệ, doanh nghiệp quản lý tài sản trí tuệ và được định giá, góp vốn, phân chia lợi ích từ tài sản trí tuệ.</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4" w:author="Claude" w:date="2026-10-06T14:59:14Z">
              <w:r>
                <w:rPr>
                  <w:rFonts w:ascii="Times New Roman" w:hAnsi="Times New Roman"/>
                  <w:b w:val="0"/>
                  <w:i w:val="0"/>
                  <w:color w:val="000000"/>
                  <w:sz w:val="20"/>
                </w:rPr>
                <w:delText>Chuẩn hóa quy trình định giá tài sản trí tuệ nội bộ, khung hợp đồng cấp phép chuyển giao công nghệ và cơ chế quản lý doanh nghiệp khởi nguồn công nghệ từ nhà trường.</w:delText>
              </w:r>
            </w:del>
            <w:ins w:id="1065" w:author="Claude" w:date="2026-10-06T14:59:14Z">
              <w:r>
                <w:rPr>
                  <w:rFonts w:ascii="Times New Roman" w:hAnsi="Times New Roman"/>
                  <w:b w:val="0"/>
                  <w:i w:val="0"/>
                  <w:color w:val="000000"/>
                  <w:sz w:val="20"/>
                </w:rPr>
                <w:t xml:space="preserve">Ban hành quy trình định giá tài sản trí tuệ, mẫu hợp đồng chuyển quyền sử dụng, chuyển nhượng và cơ chế tham gia doanh nghiệp khởi nguồn từ kết quả nghiên cứu của nhà trường.</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6" w:author="Claude" w:date="2026-10-06T14:59:14Z">
              <w:r>
                <w:rPr>
                  <w:rFonts w:ascii="Times New Roman" w:hAnsi="Times New Roman"/>
                  <w:b/>
                  <w:i w:val="0"/>
                  <w:color w:val="000000"/>
                  <w:sz w:val="20"/>
                </w:rPr>
                <w:delText>5. Phân chia lợi ích tài chính và đòn bẩy động lực</w:delText>
              </w:r>
            </w:del>
            <w:ins w:id="1067" w:author="Claude" w:date="2026-10-06T14:59:14Z">
              <w:r>
                <w:rPr>
                  <w:rFonts w:ascii="Times New Roman" w:hAnsi="Times New Roman"/>
                  <w:b/>
                  <w:i w:val="0"/>
                  <w:color w:val="000000"/>
                  <w:sz w:val="20"/>
                </w:rPr>
                <w:t xml:space="preserve">5. Phân chia lợi ích và chính sách khuyến khích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8" w:author="Claude" w:date="2026-10-06T14:59:14Z">
              <w:r>
                <w:rPr>
                  <w:rFonts w:ascii="Times New Roman" w:hAnsi="Times New Roman"/>
                  <w:b w:val="0"/>
                  <w:i w:val="0"/>
                  <w:color w:val="000000"/>
                  <w:sz w:val="20"/>
                </w:rPr>
                <w:delText>- Điều 135 Luật Sở hữu trí tuệ&lt;br&gt;- Điểm a Khoản 3 Điều 28 Luật số 93/2025/QH15</w:delText>
              </w:r>
            </w:del>
            <w:ins w:id="1069" w:author="Claude" w:date="2026-10-06T14:59:14Z">
              <w:r>
                <w:rPr>
                  <w:rFonts w:ascii="Times New Roman" w:hAnsi="Times New Roman"/>
                  <w:b w:val="0"/>
                  <w:i w:val="0"/>
                  <w:color w:val="000000"/>
                  <w:sz w:val="20"/>
                </w:rPr>
                <w:t xml:space="preserve">- Điều 135 Luật Sở hữu trí tuệ</w:t>
                <w:br/>
                <w:t xml:space="preserve">- Khoản 2, điểm a khoản 3 Điều 28 Luật số 93/2025/QH15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0" w:author="Claude" w:date="2026-10-06T14:59:14Z">
              <w:r>
                <w:rPr>
                  <w:rFonts w:ascii="Times New Roman" w:hAnsi="Times New Roman"/>
                  <w:b w:val="0"/>
                  <w:i w:val="0"/>
                  <w:color w:val="000000"/>
                  <w:sz w:val="20"/>
                </w:rPr>
                <w:delText>Quy định mức thù lao tối thiểu cho tác giả: 10% lợi nhuận trước thuế nếu tự sử dụng, 15% tổng tiền thu được nếu cấp phép; tối thiểu 30% lợi nhuận sau thuế từ đề tài ngân sách nhà nước.</w:delText>
              </w:r>
            </w:del>
            <w:ins w:id="1071" w:author="Claude" w:date="2026-10-06T14:59:14Z">
              <w:r>
                <w:rPr>
                  <w:rFonts w:ascii="Times New Roman" w:hAnsi="Times New Roman"/>
                  <w:b w:val="0"/>
                  <w:i w:val="0"/>
                  <w:color w:val="000000"/>
                  <w:sz w:val="20"/>
                </w:rPr>
                <w:t xml:space="preserve">Chủ sở hữu trả thù lao cho tác giả sáng chế, kiểu dáng công nghiệp, thiết kế bố trí theo thỏa thuận; nếu không có thỏa thuận, mức thù lao là 10% lợi nhuận trước thuế tương ứng khi tự sử dụng hoặc 15% số tiền nhận được mỗi lần thanh toán khi chuyển giao quyền sử dụng. Với phần kết quả sử dụng ngân sách nhà nước, tác giả được thưởng tối thiểu 30% lợi nhuận thu được; với phần không sử dụng ngân sách nhà nước, chủ sở hữu tự quyết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2" w:author="Claude" w:date="2026-10-06T14:59:14Z">
              <w:r>
                <w:rPr>
                  <w:rFonts w:ascii="Times New Roman" w:hAnsi="Times New Roman"/>
                  <w:b w:val="0"/>
                  <w:i w:val="0"/>
                  <w:color w:val="000000"/>
                  <w:sz w:val="20"/>
                </w:rPr>
                <w:delText>Cụ thể hóa tỷ lệ chia thưởng tài chính trong quy chế nội bộ bảo đảm không thấp hơn mức sàn của Nhà nước; kết hợp đòn bẩy tiền mặt trực tiếp và miễn giảm giờ giảng dạy nghĩa vụ.</w:delText>
              </w:r>
            </w:del>
            <w:ins w:id="1073" w:author="Claude" w:date="2026-10-06T14:59:14Z">
              <w:r>
                <w:rPr>
                  <w:rFonts w:ascii="Times New Roman" w:hAnsi="Times New Roman"/>
                  <w:b w:val="0"/>
                  <w:i w:val="0"/>
                  <w:color w:val="000000"/>
                  <w:sz w:val="20"/>
                </w:rPr>
                <w:t xml:space="preserve">Quy định tỷ lệ phân chia lợi ích giữa tác giả, đơn vị và nhà trường trong quy chế nội bộ, phân biệt theo nguồn kinh phí; kết hợp tiền thưởng với quy đổi giờ nghiên cứu khoa học.</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4" w:author="Claude" w:date="2026-10-06T14:59:14Z">
              <w:r>
                <w:rPr>
                  <w:rFonts w:ascii="Times New Roman" w:hAnsi="Times New Roman"/>
                  <w:b/>
                  <w:i w:val="0"/>
                  <w:color w:val="000000"/>
                  <w:sz w:val="20"/>
                </w:rPr>
                <w:delText>6. Quản lý xung đột lợi ích và liêm chính học thuật</w:delText>
              </w:r>
            </w:del>
            <w:ins w:id="1075" w:author="Claude" w:date="2026-10-06T14:59:14Z">
              <w:r>
                <w:rPr>
                  <w:rFonts w:ascii="Times New Roman" w:hAnsi="Times New Roman"/>
                  <w:b/>
                  <w:i w:val="0"/>
                  <w:color w:val="000000"/>
                  <w:sz w:val="20"/>
                </w:rPr>
                <w:t xml:space="preserve">6. Bảo mật, liêm chính học thuật và xử lý vi phạm</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6" w:author="Claude" w:date="2026-10-06T14:59:14Z">
              <w:r>
                <w:rPr>
                  <w:rFonts w:ascii="Times New Roman" w:hAnsi="Times New Roman"/>
                  <w:b w:val="0"/>
                  <w:i w:val="0"/>
                  <w:color w:val="000000"/>
                  <w:sz w:val="20"/>
                </w:rPr>
                <w:delText>- Điểm c Khoản 4 Điều 3 và Điều 28 Luật số 125/2025/QH15&lt;br&gt;- Điều 127 Luật Sở hữu trí tuệ&lt;br&gt;- Thông tư số 83/2026/TT-BGDĐT</w:delText>
              </w:r>
            </w:del>
            <w:ins w:id="1077" w:author="Claude" w:date="2026-10-06T14:59:14Z">
              <w:r>
                <w:rPr>
                  <w:rFonts w:ascii="Times New Roman" w:hAnsi="Times New Roman"/>
                  <w:b w:val="0"/>
                  <w:i w:val="0"/>
                  <w:color w:val="000000"/>
                  <w:sz w:val="20"/>
                </w:rPr>
                <w:t xml:space="preserve">- Khoản 4 Điều 3 và điểm a khoản 3 Điều 28 Luật số 125/2025/QH15</w:t>
                <w:br/>
                <w:t xml:space="preserve">- Điều 127 Luật Sở hữu trí tuệ</w:t>
                <w:br/>
                <w:t xml:space="preserve">- Tiêu chí 1.1 Chuẩn cơ sở giáo dục đại học ban hành kèm theo Thông tư số 83/2026/TT-BGDĐT</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8" w:author="Claude" w:date="2026-10-06T14:59:14Z">
              <w:r>
                <w:rPr>
                  <w:rFonts w:ascii="Times New Roman" w:hAnsi="Times New Roman"/>
                  <w:b w:val="0"/>
                  <w:i w:val="0"/>
                  <w:color w:val="000000"/>
                  <w:sz w:val="20"/>
                </w:rPr>
                <w:delText>Cơ sở giáo dục đại học bắt buộc ban hành quy chế liêm chính học thuật; kiểm soát đạo văn, công bố kép và xử lý hành vi xâm phạm bí mật kinh doanh, uy tín thương hiệu trường.</w:delText>
              </w:r>
            </w:del>
            <w:ins w:id="1079" w:author="Claude" w:date="2026-10-06T14:59:14Z">
              <w:r>
                <w:rPr>
                  <w:rFonts w:ascii="Times New Roman" w:hAnsi="Times New Roman"/>
                  <w:b w:val="0"/>
                  <w:i w:val="0"/>
                  <w:color w:val="000000"/>
                  <w:sz w:val="20"/>
                </w:rPr>
                <w:t xml:space="preserve">Liêm chính học thuật bao gồm yêu cầu không sao chép, làm giả dữ liệu, vi phạm quyền tác giả, quyền sở hữu trí tuệ; cơ sở giáo dục đại học phải tuân thủ quy tắc đạo đức, liêm chính trong nghiên cứu. Quy định về sở hữu trí tuệ, liêm chính khoa học, liêm chính học thuật thuộc nhóm văn bản nội bộ bắt buộc. Hành vi tiếp cận, bộc lộ trái phép bí mật kinh doanh là hành vi xâm phạm.</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80" w:author="Claude" w:date="2026-10-06T14:59:14Z">
              <w:r>
                <w:rPr>
                  <w:rFonts w:ascii="Times New Roman" w:hAnsi="Times New Roman"/>
                  <w:b w:val="0"/>
                  <w:i w:val="0"/>
                  <w:color w:val="000000"/>
                  <w:sz w:val="20"/>
                </w:rPr>
                <w:delText>Thành lập hội đồng liêm chính học thuật, ký cam kết bảo mật thông tin nghiên cứu và ban hành quy định bảo vệ, khai thác hệ thống nhận diện thương hiệu của nhà trường.</w:delText>
              </w:r>
            </w:del>
            <w:ins w:id="1081" w:author="Claude" w:date="2026-10-06T14:59:14Z">
              <w:r>
                <w:rPr>
                  <w:rFonts w:ascii="Times New Roman" w:hAnsi="Times New Roman"/>
                  <w:b w:val="0"/>
                  <w:i w:val="0"/>
                  <w:color w:val="000000"/>
                  <w:sz w:val="20"/>
                </w:rPr>
                <w:t xml:space="preserve">Ban hành quy định về sở hữu trí tuệ và liêm chính học thuật; yêu cầu cam kết bảo mật đối với người tham gia nhiệm vụ; quy định trình tự xử lý tranh chấp, vi phạm.</w:t>
              </w:r>
            </w:ins>
          </w:p>
        </w:tc>
      </w:tr>
    </w:tbl>
    <w:p>
      <w:pPr>
        <w:spacing w:before="0" w:after="80" w:line="240" w:lineRule="auto"/>
      </w:pPr>
    </w:p>
    <w:p>
      <w:pPr>
        <w:spacing w:before="40" w:after="160" w:line="276" w:lineRule="auto"/>
        <w:ind w:firstLine="0"/>
        <w:jc w:val="center"/>
      </w:pPr>
      <w:del w:id="1082" w:author="Claude" w:date="2026-10-06T14:59:14Z">
        <w:r>
          <w:rPr>
            <w:rFonts w:ascii="Times New Roman" w:hAnsi="Times New Roman"/>
            <w:b w:val="0"/>
            <w:i/>
            <w:color w:val="000000"/>
            <w:sz w:val="20"/>
          </w:rPr>
          <w:delText>(Nguồn: Nhóm nghiên cứu tổng hợp từ Bộ công cụ chính sách sở hữu trí tuệ của WIPO năm 2020 và hệ thống văn bản quy phạm pháp luật Việt Nam giai đoạn 2025 - 2026)</w:delText>
        </w:r>
      </w:del>
      <w:ins w:id="1083" w:author="Claude" w:date="2026-10-06T14:59:14Z">
        <w:r>
          <w:rPr>
            <w:rFonts w:ascii="Times New Roman" w:hAnsi="Times New Roman"/>
            <w:b w:val="0"/>
            <w:i/>
            <w:color w:val="000000"/>
            <w:sz w:val="20"/>
          </w:rPr>
          <w:t xml:space="preserve">(Nguồn: Nhóm nghiên cứu tổng hợp từ hệ thống văn bản quy phạm pháp luật Việt Nam giai đoạn 2025 - 2026)</w:t>
        </w:r>
      </w:ins>
    </w:p>
    <w:p>
      <w:pPr>
        <w:spacing w:before="0" w:after="110" w:line="348" w:lineRule="auto"/>
        <w:ind w:firstLine="576"/>
        <w:jc w:val="both"/>
      </w:pPr>
      <w:del w:id="1084" w:author="Claude" w:date="2026-10-06T14:59:14Z">
        <w:r>
          <w:rPr>
            <w:rFonts w:ascii="Times New Roman" w:hAnsi="Times New Roman"/>
            <w:b w:val="0"/>
            <w:i w:val="0"/>
            <w:color w:val="000000"/>
            <w:sz w:val="26"/>
          </w:rPr>
          <w:delText>Dưới đây là nội dung quản lý chuyên sâu tại từng khâu nghiệp vụ cốt lõi trong chu trình:</w:delText>
        </w:r>
      </w:del>
      <w:ins w:id="1085" w:author="Claude" w:date="2026-10-06T14:59:14Z">
        <w:r>
          <w:rPr>
            <w:rFonts w:ascii="Times New Roman" w:hAnsi="Times New Roman"/>
            <w:b w:val="0"/>
            <w:i w:val="0"/>
            <w:color w:val="000000"/>
            <w:sz w:val="26"/>
          </w:rPr>
          <w:t xml:space="preserve">Nội dung quản lý ở từng khâu được trình bày dưới đây.</w:t>
        </w:r>
      </w:ins>
    </w:p>
    <w:p>
      <w:pPr>
        <w:spacing w:before="160" w:after="80" w:line="324" w:lineRule="auto"/>
        <w:ind w:firstLine="0"/>
        <w:jc w:val="both"/>
      </w:pPr>
      <w:del w:id="1088" w:author="Claude" w:date="2026-10-06T14:59:14Z">
        <w:r>
          <w:rPr>
            <w:rFonts w:ascii="Times New Roman" w:hAnsi="Times New Roman"/>
            <w:b/>
            <w:i w:val="0"/>
            <w:color w:val="000000"/>
            <w:sz w:val="26"/>
          </w:rPr>
          <w:delText>1.2.1. Sáng tạo quyền sở hữu trí tuệ</w:delText>
        </w:r>
      </w:del>
      <w:ins w:id="1089" w:author="Claude" w:date="2026-10-06T14:59:14Z">
        <w:r>
          <w:rPr>
            <w:rFonts w:ascii="Times New Roman" w:hAnsi="Times New Roman"/>
            <w:b/>
            <w:i w:val="0"/>
            <w:color w:val="000000"/>
            <w:sz w:val="26"/>
          </w:rPr>
          <w:t xml:space="preserve">1.2.1. Sáng tạo tài sản trí tuệ</w:t>
        </w:r>
      </w:ins>
    </w:p>
    <w:p>
      <w:pPr>
        <w:spacing w:before="0" w:after="110" w:line="348" w:lineRule="auto"/>
        <w:ind w:firstLine="576"/>
        <w:jc w:val="both"/>
      </w:pPr>
      <w:del w:id="1090" w:author="Claude" w:date="2026-10-06T14:59:14Z">
        <w:r>
          <w:rPr>
            <w:rFonts w:ascii="Times New Roman" w:hAnsi="Times New Roman"/>
            <w:b w:val="0"/>
            <w:i w:val="0"/>
            <w:color w:val="000000"/>
            <w:sz w:val="26"/>
          </w:rPr>
          <w:delText>Khâu sáng tạo là điểm khởi đầu tạo lập nguồn tài sản trí tuệ. Theo Mô hình Ba xoắn ốc của Etzkowitz (năm 2000), trường đại học hiện đại không chỉ giảng dạy mà là chủ thể trung tâm tương tác cùng Nhà nước và Doanh nghiệp để tạo ra tri thức ứng dụng.</w:delText>
        </w:r>
      </w:del>
      <w:ins w:id="1091" w:author="Claude" w:date="2026-10-06T14:59:14Z">
        <w:r>
          <w:rPr>
            <w:rFonts w:ascii="Times New Roman" w:hAnsi="Times New Roman"/>
            <w:b w:val="0"/>
            <w:i w:val="0"/>
            <w:color w:val="000000"/>
            <w:sz w:val="26"/>
          </w:rPr>
          <w:t xml:space="preserve">Khâu sáng tạo tạo ra nguồn tài sản trí tuệ cho các khâu sau. Nội dung quản lý ở khâu này gồm định hướng nghiên cứu, bố trí nguồn lực và chính sách khuyến khích, nhằm tăng số kết quả có khả năng bảo hộ và ứng dụng. Etzkowitz (năm 2003) chỉ ra rằng các nhóm nghiên cứu trong trường đại học mang nhiều đặc điểm của doanh nghiệp, nhất là khi kinh phí nghiên cứu được phân bổ theo cơ chế cạnh tranh; vì vậy, nhóm nghiên cứu là đơn vị cơ sở cần được hỗ trợ ở khâu sáng tạo.</w:t>
        </w:r>
      </w:ins>
    </w:p>
    <w:p>
      <w:pPr>
        <w:spacing w:before="0" w:after="110" w:line="348" w:lineRule="auto"/>
        <w:ind w:firstLine="576"/>
        <w:jc w:val="both"/>
      </w:pPr>
      <w:del w:id="1092" w:author="Claude" w:date="2026-10-06T14:59:14Z">
        <w:r>
          <w:rPr>
            <w:rFonts w:ascii="Times New Roman" w:hAnsi="Times New Roman"/>
            <w:b w:val="0"/>
            <w:i w:val="0"/>
            <w:color w:val="000000"/>
            <w:sz w:val="26"/>
          </w:rPr>
          <w:delText>Để nâng cao hiệu quả khâu sáng tạo, trường đại học định hướng ứng dụng cần thực hiện ba định hướng: Một là, định hướng nghiên cứu bám sát nhu cầu thị trường, xuất phát từ đơn đặt hàng công nghệ của doanh nghiệp; Hai là, đa dạng hóa nguồn tài trợ nghiên cứu, kết hợp ngân sách nhà nước, quỹ nghiên cứu doanh nghiệp và quỹ đầu tư mạo hiểm học thuật (Shane, năm 2004; Siegel và cộng sự, năm 2003); Ba là, tái cấu trúc chính sách khuyến khích, cân đối giữa quy đổi giờ nghĩa vụ với tiền thưởng trực tiếp và thù lao dài hạn cho các giải pháp có tiềm năng ứng dụng thực tế (Bradley và cộng sự, năm 2013; Goldfarb và Henrekson, năm 2003).</w:delText>
        </w:r>
      </w:del>
      <w:ins w:id="1093" w:author="Claude" w:date="2026-10-06T14:59:14Z">
        <w:r>
          <w:rPr>
            <w:rFonts w:ascii="Times New Roman" w:hAnsi="Times New Roman"/>
            <w:b w:val="0"/>
            <w:i w:val="0"/>
            <w:color w:val="000000"/>
            <w:sz w:val="26"/>
          </w:rPr>
          <w:t xml:space="preserve">Trên cơ sở đó, quản lý khâu sáng tạo trong trường đại học định hướng ứng dụng gồm ba nội dung. Một là, định hướng đề tài theo nhu cầu của doanh nghiệp và địa phương, ưu tiên các bài toán có khả năng tạo ra giải pháp kỹ thuật. Hai là, đa dạng hóa nguồn kinh phí nghiên cứu, kết hợp ngân sách nhà nước, kinh phí của nhà trường và kinh phí từ doanh nghiệp. Ba là, xây dựng chính sách khuyến khích cân đối giữa quy đổi giờ nghiên cứu khoa học, tiền thưởng và thù lao khi kết quả được khai thác. Goldfarb và Henrekson (năm 2003) so sánh Thụy Điển và Hoa Kỳ, cho rằng chính sách áp đặt từ trên xuống cùng môi trường học thuật không khuyến khích giảng viên tham gia là một nguyên nhân khiến kết quả thương mại hóa ở Thụy Điển thấp, trong khi cạnh tranh giữa các trường ở Hoa Kỳ tạo điều kiện để giảng viên tương tác với doanh nghiệp.</w:t>
        </w:r>
      </w:ins>
    </w:p>
    <w:p>
      <w:pPr>
        <w:spacing w:before="160" w:after="80" w:line="324" w:lineRule="auto"/>
        <w:ind w:firstLine="0"/>
        <w:jc w:val="both"/>
      </w:pPr>
      <w:r>
        <w:rPr>
          <w:rFonts w:ascii="Times New Roman" w:hAnsi="Times New Roman"/>
          <w:b/>
          <w:i w:val="0"/>
          <w:color w:val="000000"/>
          <w:sz w:val="26"/>
        </w:rPr>
        <w:t>1.2.2. Xác lập quyền sở hữu trí tuệ</w:t>
      </w:r>
    </w:p>
    <w:p>
      <w:pPr>
        <w:spacing w:before="0" w:after="110" w:line="348" w:lineRule="auto"/>
        <w:ind w:firstLine="576"/>
        <w:jc w:val="both"/>
      </w:pPr>
      <w:del w:id="1094" w:author="Claude" w:date="2026-10-06T14:59:14Z">
        <w:r>
          <w:rPr>
            <w:rFonts w:ascii="Times New Roman" w:hAnsi="Times New Roman"/>
            <w:b w:val="0"/>
            <w:i w:val="0"/>
            <w:color w:val="000000"/>
            <w:sz w:val="26"/>
          </w:rPr>
          <w:delText>Xác lập quyền sở hữu trí tuệ là khâu pháp lý quyết định nhằm chuyển hóa các kết quả nghiên cứu thành tài sản được pháp luật bảo hộ độc quyền.</w:delText>
        </w:r>
      </w:del>
      <w:ins w:id="1095" w:author="Claude" w:date="2026-10-06T14:59:14Z">
        <w:r>
          <w:rPr>
            <w:rFonts w:ascii="Times New Roman" w:hAnsi="Times New Roman"/>
            <w:b w:val="0"/>
            <w:i w:val="0"/>
            <w:color w:val="000000"/>
            <w:sz w:val="26"/>
          </w:rPr>
          <w:t xml:space="preserve">Xác lập quyền là khâu chuyển kết quả sáng tạo thành đối tượng được pháp luật bảo hộ. Theo Điều 6 Luật Sở hữu trí tuệ, quyền tác giả phát sinh kể từ khi tác phẩm được sáng tạo và được thể hiện dưới một hình thức vật chất nhất định, không phụ thuộc vào việc đăng ký; quyền sở hữu công nghiệp đối với sáng chế, kiểu dáng công nghiệp, thiết kế bố trí, nhãn hiệu được xác lập trên cơ sở quyết định cấp văn bằng bảo hộ; quyền đối với bí mật kinh doanh được xác lập trên cơ sở có được một cách hợp pháp và thực hiện việc bảo mật. Vì vậy, nội dung quản lý ở khâu này gồm xác định chủ thể có quyền, lựa chọn hình thức bảo hộ, lưu giữ chứng cứ sáng tạo đối với tác phẩm, nộp đơn đúng thời điểm đối với sáng chế, kiểu dáng và áp dụng biện pháp bảo mật đối với bí mật kinh doanh.</w:t>
        </w:r>
      </w:ins>
    </w:p>
    <w:p>
      <w:pPr>
        <w:spacing w:before="0" w:after="110" w:line="348" w:lineRule="auto"/>
        <w:ind w:firstLine="576"/>
        <w:jc w:val="both"/>
      </w:pPr>
      <w:del w:id="1096" w:author="Claude" w:date="2026-10-06T14:59:14Z">
        <w:r>
          <w:rPr>
            <w:rFonts w:ascii="Times New Roman" w:hAnsi="Times New Roman"/>
            <w:b w:val="0"/>
            <w:i w:val="0"/>
            <w:color w:val="000000"/>
            <w:sz w:val="26"/>
          </w:rPr>
          <w:delText>Về quyền nộp đơn đăng ký bảo hộ, theo quy định tại Khoản 1 Điều 86 Luật Sở hữu trí tuệ, nhà trường là chủ sở hữu quyền nộp đơn đối với các sáng chế, kiểu dáng công nghiệp do giảng viên tạo ra khi trường đầu tư kinh phí, phương tiện cơ sở vật chất (giảng viên là tác giả sáng tạo). Đặc biệt, đối với các kết quả nhiệm vụ khoa học công nghệ sử dụng ngân sách nhà nước, căn cứ Khoản 2 Điều 25 Luật Khoa học, công nghệ và đổi mới sáng tạo số 93/2025/QH15 và Điểm c Khoản 1 Điều 86 Luật Sở hữu trí tuệ (sửa đổi năm 2025, có hiệu lực từ ngày 01 tháng 4 năm 2026), quyền đăng ký sáng chế, kiểu dáng công nghiệp, thiết kế bố trí được giao tự động và không bồi hoàn cho tổ chức chủ trì (nhà trường). Đây là bước đột phá thể chế căn bản giúp trường đại học tự động nắm giữ quyền tài sản để chủ động thương mại hóa.</w:delText>
        </w:r>
      </w:del>
      <w:ins w:id="1097" w:author="Claude" w:date="2026-10-06T14:59:14Z">
        <w:r>
          <w:rPr>
            <w:rFonts w:ascii="Times New Roman" w:hAnsi="Times New Roman"/>
            <w:b w:val="0"/>
            <w:i w:val="0"/>
            <w:color w:val="000000"/>
            <w:sz w:val="26"/>
          </w:rPr>
          <w:t xml:space="preserve">Về chủ thể có quyền đăng ký, điểm b khoản 1 Điều 86 Luật Sở hữu trí tuệ quy định tổ chức đầu tư kinh phí, phương tiện vật chất cho tác giả dưới hình thức giao việc, thuê việc có quyền đăng ký sáng chế, kiểu dáng công nghiệp, thiết kế bố trí, trừ trường hợp các bên có thỏa thuận khác. Như vậy, khi giảng viên tạo ra kết quả trong khuôn khổ nhiệm vụ được giao và bằng kinh phí, cơ sở vật chất của nhà trường, quyền đăng ký thuộc về nhà trường, còn giảng viên là tác giả. Đối với nhiệm vụ sử dụng ngân sách nhà nước, khoản 2 Điều 25 Luật Khoa học, công nghệ và đổi mới sáng tạo số 93/2025/QH15 quy định tổ chức chủ trì được Nhà nước tự động giao quyền quản lý, sử dụng, quyền sở hữu phần kết quả tương ứng với kinh phí ngân sách, không phải làm thủ tục giao quyền và không phải bồi hoàn, trừ một số trường hợp như nhiệm vụ quốc phòng, an ninh hoặc nhiệm vụ do Nhà nước đặt hàng có yêu cầu nắm giữ quyền. Tương ứng, điểm c khoản 1 Điều 86 Luật Sở hữu trí tuệ, được bổ sung bởi Luật số 131/2025/QH15 và có hiệu lực từ ngày 01 tháng 4 năm 2026, ghi nhận tổ chức được giao quyền này có quyền đăng ký sáng chế, kiểu dáng công nghiệp, thiết kế bố trí là kết quả của nhiệm vụ. Quy định mới giúp nhà trường chủ động hơn trong việc đăng ký và thương mại hóa kết quả nhiệm vụ sử dụng ngân sách nhà nước. Kinh nghiệm của Hoa Kỳ cho thấy tác động của việc trao quyền cho trường đại học: Shane (năm 2004) chỉ ra rằng sau khi Đạo luật Bayh-Dole có hiệu lực, tỷ trọng sáng chế của các trường đại học tăng ở những lĩnh vực mà cấp phép là cơ chế chuyển giao hiệu quả.</w:t>
        </w:r>
      </w:ins>
    </w:p>
    <w:p>
      <w:pPr>
        <w:spacing w:before="0" w:after="110" w:line="348" w:lineRule="auto"/>
        <w:ind w:firstLine="576"/>
        <w:jc w:val="both"/>
      </w:pPr>
      <w:del w:id="1098" w:author="Claude" w:date="2026-10-06T14:59:14Z">
        <w:r>
          <w:rPr>
            <w:rFonts w:ascii="Times New Roman" w:hAnsi="Times New Roman"/>
            <w:b w:val="0"/>
            <w:i w:val="0"/>
            <w:color w:val="000000"/>
            <w:sz w:val="26"/>
          </w:rPr>
          <w:delText>Về quy trình quản trị nội bộ, trường đại học cần thiết lập quy trình sàng lọc sở hữu trí tuệ trước khi công bố bài báo khoa học. Đồng thời, căn cứ Điều 9a Nghị định số 100/2026/NĐ-CP (có hiệu lực từ ngày 01 tháng 4 năm 2026), nhà trường có trách nhiệm thiết lập và quản lý Danh mục quyền sở hữu trí tuệ nội bộ nhằm kiểm soát toàn bộ vòng đời tài sản từ khâu tạo lập đến khai thác và chuyển giao.</w:delText>
        </w:r>
      </w:del>
      <w:ins w:id="1099" w:author="Claude" w:date="2026-10-06T14:59:14Z">
        <w:r>
          <w:rPr>
            <w:rFonts w:ascii="Times New Roman" w:hAnsi="Times New Roman"/>
            <w:b w:val="0"/>
            <w:i w:val="0"/>
            <w:color w:val="000000"/>
            <w:sz w:val="26"/>
          </w:rPr>
          <w:t xml:space="preserve">Về quản trị nội bộ, nhà trường cần quy định trình tự khai báo kết quả, xem xét khả năng bảo hộ và quyết định thời điểm nộp đơn trước khi tác giả công bố hoặc trao đổi kết quả với bên ngoài. Bên cạnh đó, Điều 9a Nghị định số 65/2023/NĐ-CP, được bổ sung bởi Nghị định số 100/2026/NĐ-CP (có hiệu lực từ ngày 01 tháng 4 năm 2026), quy định chủ sở hữu quyền sở hữu trí tuệ lập, lưu giữ Danh mục quyền sở hữu trí tuệ chưa đủ điều kiện ghi nhận giá trị tài sản trong sổ kế toán để phục vụ quản trị nội bộ. Danh mục gồm thông tin về đối tượng, tình trạng pháp lý, thời hạn bảo hộ, các mốc nộp phí, tác giả, nguồn gốc hình thành, chi phí, tình trạng khai thác và giá trị ước tính (nếu có), được rà soát, cập nhật hằng năm hoặc khi có thay đổi. Danh mục này là công cụ để nhà trường theo dõi tài sản trí tuệ từ khi hình thành đến khi khai thác.</w:t>
        </w:r>
      </w:ins>
    </w:p>
    <w:p>
      <w:pPr>
        <w:spacing w:before="160" w:after="80" w:line="324" w:lineRule="auto"/>
        <w:ind w:firstLine="0"/>
        <w:jc w:val="both"/>
      </w:pPr>
      <w:r>
        <w:rPr>
          <w:rFonts w:ascii="Times New Roman" w:hAnsi="Times New Roman"/>
          <w:b/>
          <w:i w:val="0"/>
          <w:color w:val="000000"/>
          <w:sz w:val="26"/>
        </w:rPr>
        <w:t>1.2.3. Khai thác quyền sở hữu trí tuệ</w:t>
      </w:r>
    </w:p>
    <w:p>
      <w:pPr>
        <w:spacing w:before="0" w:after="110" w:line="348" w:lineRule="auto"/>
        <w:ind w:firstLine="576"/>
        <w:jc w:val="both"/>
      </w:pPr>
      <w:del w:id="1100" w:author="Claude" w:date="2026-10-06T14:59:14Z">
        <w:r>
          <w:rPr>
            <w:rFonts w:ascii="Times New Roman" w:hAnsi="Times New Roman"/>
            <w:b w:val="0"/>
            <w:i w:val="0"/>
            <w:color w:val="000000"/>
            <w:sz w:val="26"/>
          </w:rPr>
          <w:delText>Khai thác quyền sở hữu trí tuệ là khâu hiện thực hóa giá trị kinh tế của kết quả nghiên cứu, phục vụ tái đầu tư cho khoa học và phát triển xã hội. Hoạt động thương mại hóa được triển khai qua các phương thức chủ đạo:</w:delText>
        </w:r>
      </w:del>
      <w:ins w:id="1101" w:author="Claude" w:date="2026-10-06T14:59:14Z">
        <w:r>
          <w:rPr>
            <w:rFonts w:ascii="Times New Roman" w:hAnsi="Times New Roman"/>
            <w:b w:val="0"/>
            <w:i w:val="0"/>
            <w:color w:val="000000"/>
            <w:sz w:val="26"/>
          </w:rPr>
          <w:t xml:space="preserve">Khai thác là khâu hiện thực hóa giá trị của tài sản trí tuệ. Các hình thức khai thác chủ yếu gồm:</w:t>
        </w:r>
      </w:ins>
    </w:p>
    <w:p>
      <w:pPr>
        <w:spacing w:before="0" w:after="110" w:line="348" w:lineRule="auto"/>
        <w:ind w:firstLine="576"/>
        <w:jc w:val="both"/>
      </w:pPr>
      <w:r>
        <w:rPr>
          <w:rFonts w:ascii="Times New Roman" w:hAnsi="Times New Roman"/>
          <w:b w:val="0"/>
          <w:i w:val="0"/>
          <w:color w:val="000000"/>
          <w:sz w:val="26"/>
        </w:rPr>
        <w:t>Thứ nhất, áp dụng nội bộ: Đưa các giáo trình số, học liệu điện tử, phần mềm đào tạo và sáng kiến quản lý vào vận hành nhằm nâng cao chất lượng đào tạo và tối ưu hóa chi phí.</w:t>
      </w:r>
    </w:p>
    <w:p>
      <w:pPr>
        <w:spacing w:before="0" w:after="110" w:line="348" w:lineRule="auto"/>
        <w:ind w:firstLine="576"/>
        <w:jc w:val="both"/>
      </w:pPr>
      <w:del w:id="1102" w:author="Claude" w:date="2026-10-06T14:59:14Z">
        <w:r>
          <w:rPr>
            <w:rFonts w:ascii="Times New Roman" w:hAnsi="Times New Roman"/>
            <w:b w:val="0"/>
            <w:i w:val="0"/>
            <w:color w:val="000000"/>
            <w:sz w:val="26"/>
          </w:rPr>
          <w:delText>Thứ hai, chuyển quyền sử dụng (hợp đồng cấp phép sử dụng): Căn cứ Điều 141 và Điều 148 Luật Sở hữu trí tuệ, nhà trường cho phép doanh nghiệp khai thác đối tượng sở hữu công nghiệp trong phạm vi, thời hạn thỏa thuận theo hình thức độc quyền hoặc không độc quyền để thu phí bản quyền định kỳ.</w:delText>
        </w:r>
      </w:del>
      <w:ins w:id="1103" w:author="Claude" w:date="2026-10-06T14:59:14Z">
        <w:r>
          <w:rPr>
            <w:rFonts w:ascii="Times New Roman" w:hAnsi="Times New Roman"/>
            <w:b w:val="0"/>
            <w:i w:val="0"/>
            <w:color w:val="000000"/>
            <w:sz w:val="26"/>
          </w:rPr>
          <w:t xml:space="preserve">Thứ hai, chuyển quyền sử dụng: theo Điều 141 và Điều 143 Luật Sở hữu trí tuệ, nhà trường cho phép tổ chức, cá nhân khác sử dụng đối tượng sở hữu công nghiệp trong phạm vi, thời hạn thỏa thuận, theo hình thức độc quyền hoặc không độc quyền, và nhận khoản thanh toán theo thỏa thuận. Hợp đồng sử dụng không được có các điều khoản hạn chế bất hợp lý quyền của bên được chuyển quyền (khoản 2 Điều 144) và, trừ hợp đồng sử dụng nhãn hiệu, phải được đăng ký mới có giá trị pháp lý đối với bên thứ ba (khoản 3 Điều 148).</w:t>
        </w:r>
      </w:ins>
    </w:p>
    <w:p>
      <w:pPr>
        <w:spacing w:before="0" w:after="110" w:line="348" w:lineRule="auto"/>
        <w:ind w:firstLine="576"/>
        <w:jc w:val="both"/>
      </w:pPr>
      <w:del w:id="1104" w:author="Claude" w:date="2026-10-06T14:59:14Z">
        <w:r>
          <w:rPr>
            <w:rFonts w:ascii="Times New Roman" w:hAnsi="Times New Roman"/>
            <w:b w:val="0"/>
            <w:i w:val="0"/>
            <w:color w:val="000000"/>
            <w:sz w:val="26"/>
          </w:rPr>
          <w:delText>Thứ ba, chuyển nhượng quyền sở hữu công nghiệp: Theo Điều 138 Luật Sở hữu trí tuệ, nhà trường chuyển giao toàn bộ quyền tài sản đối với sáng chế hoặc giải pháp kỹ thuật cho doanh nghiệp để thu về khoản kinh phí trọn gói. Cần lưu ý kiểm soát các điều khoản cấm hạn chế bất hợp lý bên nhận quyền theo quy định tại Khoản 2 Điều 144 Luật Sở hữu trí tuệ.</w:delText>
        </w:r>
      </w:del>
      <w:ins w:id="1105" w:author="Claude" w:date="2026-10-06T14:59:14Z">
        <w:r>
          <w:rPr>
            <w:rFonts w:ascii="Times New Roman" w:hAnsi="Times New Roman"/>
            <w:b w:val="0"/>
            <w:i w:val="0"/>
            <w:color w:val="000000"/>
            <w:sz w:val="26"/>
          </w:rPr>
          <w:t xml:space="preserve">Thứ ba, chuyển nhượng quyền sở hữu công nghiệp: theo Điều 138 Luật Sở hữu trí tuệ, nhà trường chuyển giao quyền sở hữu đối tượng sở hữu công nghiệp cho bên nhận và nhận khoản thanh toán theo thỏa thuận. Đối với các đối tượng được xác lập trên cơ sở đăng ký, hợp đồng chuyển nhượng chỉ có hiệu lực khi đã được đăng ký tại cơ quan quản lý nhà nước về quyền sở hữu công nghiệp (khoản 1 Điều 148).</w:t>
        </w:r>
      </w:ins>
    </w:p>
    <w:p>
      <w:pPr>
        <w:spacing w:before="0" w:after="110" w:line="348" w:lineRule="auto"/>
        <w:ind w:firstLine="576"/>
        <w:jc w:val="both"/>
      </w:pPr>
      <w:del w:id="1106" w:author="Claude" w:date="2026-10-06T14:59:14Z">
        <w:r>
          <w:rPr>
            <w:rFonts w:ascii="Times New Roman" w:hAnsi="Times New Roman"/>
            <w:b w:val="0"/>
            <w:i w:val="0"/>
            <w:color w:val="000000"/>
            <w:sz w:val="26"/>
          </w:rPr>
          <w:delText>Thứ tư, thành lập doanh nghiệp khởi nguồn công nghệ: Căn cứ Khoản 1 Điều 28 Luật Giáo dục đại học số 125/2025/QH15 và Điều 27 Luật Khoa học, công nghệ và đổi mới sáng tạo số 93/2025/QH15, cơ sở giáo dục đại học được thành lập doanh nghiệp khoa học công nghệ, doanh nghiệp quản lý tài sản trí tuệ và cho phép giảng viên tham gia góp vốn, quản lý doanh nghiệp để trực tiếp thương mại hóa kết quả nghiên cứu.</w:delText>
        </w:r>
      </w:del>
      <w:ins w:id="1107" w:author="Claude" w:date="2026-10-06T14:59:14Z">
        <w:r>
          <w:rPr>
            <w:rFonts w:ascii="Times New Roman" w:hAnsi="Times New Roman"/>
            <w:b w:val="0"/>
            <w:i w:val="0"/>
            <w:color w:val="000000"/>
            <w:sz w:val="26"/>
          </w:rPr>
          <w:t xml:space="preserve">Thứ tư, thành lập hoặc góp vốn vào doanh nghiệp: khoản 1 Điều 28 Luật Giáo dục đại học số 125/2025/QH15 cho phép cơ sở giáo dục đại học thành lập doanh nghiệp khoa học và công nghệ, doanh nghiệp quản lý tài sản trí tuệ và đầu tư vốn vào doanh nghiệp khoa học và công nghệ; khoản 2 Điều 27 Luật số 93/2025/QH15 cho phép tổ chức được giao quyền tự quyết định phương án góp vốn bằng kết quả nghiên cứu, xác định giá góp vốn và tỷ lệ vốn góp. Siegel và cộng sự (năm 2007) nhấn mạnh trường đại học cần xây dựng chiến lược chuyển giao công nghệ nhất quán và khả thi.</w:t>
        </w:r>
      </w:ins>
    </w:p>
    <w:p>
      <w:pPr>
        <w:spacing w:before="0" w:after="110" w:line="348" w:lineRule="auto"/>
        <w:ind w:firstLine="576"/>
        <w:jc w:val="both"/>
      </w:pPr>
      <w:del w:id="1112" w:author="Claude" w:date="2026-10-06T14:59:14Z">
        <w:r>
          <w:rPr>
            <w:rFonts w:ascii="Times New Roman" w:hAnsi="Times New Roman"/>
            <w:b w:val="0"/>
            <w:i w:val="0"/>
            <w:color w:val="000000"/>
            <w:sz w:val="26"/>
          </w:rPr>
          <w:delText>Về cơ chế phân chia lợi ích tài chính, khung pháp lý mới xác lập ba nguyên tắc phân bổ rõ ràng: Một là, nghĩa vụ thù lao theo luật định đối với sáng chế, kiểu dáng công nghiệp theo Điều 135 Luật Sở hữu trí tuệ (tối thiểu 10% lợi nhuận trước thuế nếu tự sử dụng, hoặc 15% tổng số tiền nhận được nếu cấp phép chuyển quyền sử dụng); Hai là, đối với kết quả nghiên cứu sử dụng ngân sách nhà nước, Điểm a Khoản 3 Điều 28 Luật số 93/2025/QH15 quy định tỷ lệ phân chia thưởng tối thiểu 30% lợi nhuận sau thuế cho tác giả; Ba là, đối với nghiên cứu do trường tự đầu tư, trường ban hành quy chế nội bộ trích thưởng thỏa đáng cho tác giả, phần còn lại trích lập Quỹ phát triển khoa học và công nghệ theo Điểm b Khoản 2 Điều 66 Luật số 93/2025/QH15 để tái đầu tư chu kỳ tiếp theo (Võ Nguyên Hoàng Phúc, năm 2025).</w:delText>
        </w:r>
      </w:del>
      <w:ins w:id="1113" w:author="Claude" w:date="2026-10-06T14:59:14Z">
        <w:r>
          <w:rPr>
            <w:rFonts w:ascii="Times New Roman" w:hAnsi="Times New Roman"/>
            <w:b w:val="0"/>
            <w:i w:val="0"/>
            <w:color w:val="000000"/>
            <w:sz w:val="26"/>
          </w:rPr>
          <w:t xml:space="preserve">Về phân chia lợi ích, cần phân biệt ba căn cứ. Thứ nhất, Điều 135 Luật Sở hữu trí tuệ quy định chủ sở hữu sáng chế, kiểu dáng công nghiệp, thiết kế bố trí trả thù lao cho tác giả theo thỏa thuận; chỉ khi không có thỏa thuận, mức thù lao mới là 10% lợi nhuận trước thuế tương ứng với giá trị đóng góp của đối tượng nếu chủ sở hữu tự sử dụng, hoặc 15% tổng số tiền nhận được trong mỗi lần thanh toán nếu chuyển giao quyền sử dụng. Đây là mức áp dụng khi các bên không thỏa thuận, không phải mức tối thiểu bắt buộc.</w:t>
        </w:r>
      </w:ins>
    </w:p>
    <w:p>
      <w:pPr>
        <w:spacing w:before="0" w:after="110" w:line="348" w:lineRule="auto"/>
        <w:ind w:firstLine="576"/>
        <w:jc w:val="both"/>
        <w:rPr>
          <w:ins w:id="1108" w:author="Claude" w:date="2026-10-06T14:59:14Z"/>
        </w:rPr>
      </w:pPr>
      <w:ins w:id="1109" w:author="Claude" w:date="2026-10-06T14:59:14Z">
        <w:r>
          <w:rPr>
            <w:rFonts w:ascii="Times New Roman" w:hAnsi="Times New Roman"/>
            <w:b w:val="0"/>
            <w:i w:val="0"/>
            <w:color w:val="000000"/>
            <w:sz w:val="26"/>
          </w:rPr>
          <w:t xml:space="preserve">Thứ hai, Điều 28 Luật số 93/2025/QH15 phân biệt theo nguồn kinh phí. Với phần lợi nhuận tương ứng với kết quả không sử dụng ngân sách nhà nước, chủ sở hữu tự quyết định việc xử lý lợi nhuận, kể cả mức thưởng cho tác giả (khoản 2). Với phần tương ứng với kinh phí ngân sách nhà nước, tổ chức chủ trì dùng lợi nhuận sau thuế để thưởng cho tác giả tối thiểu 30% lợi nhuận thu được, thưởng cho người trực tiếp tổ chức thương mại hóa và tái đầu tư cho khoa học, công nghệ, đổi mới sáng tạo (khoản 3). Tổ chức trung gian, môi giới được hưởng một phần lợi nhuận; theo khoản 2 Điều 34 Nghị định số 267/2025/NĐ-CP, mức này tối thiểu là 10% lợi nhuận, trừ trường hợp các bên có thỏa thuận khác.</w:t>
        </w:r>
      </w:ins>
    </w:p>
    <w:p>
      <w:pPr>
        <w:spacing w:before="0" w:after="110" w:line="348" w:lineRule="auto"/>
        <w:ind w:firstLine="576"/>
        <w:jc w:val="both"/>
        <w:rPr>
          <w:ins w:id="1110" w:author="Claude" w:date="2026-10-06T14:59:14Z"/>
        </w:rPr>
      </w:pPr>
      <w:ins w:id="1111" w:author="Claude" w:date="2026-10-06T14:59:14Z">
        <w:r>
          <w:rPr>
            <w:rFonts w:ascii="Times New Roman" w:hAnsi="Times New Roman"/>
            <w:b w:val="0"/>
            <w:i w:val="0"/>
            <w:color w:val="000000"/>
            <w:sz w:val="26"/>
          </w:rPr>
          <w:t xml:space="preserve">Thứ ba, đối với kết quả do nhà trường tự đầu tư, quy chế nội bộ là căn cứ chủ yếu để xác định tỷ lệ chia cho tác giả, đơn vị và nhà trường. Điểm d khoản 2 Điều 28 Luật Giáo dục đại học số 125/2025/QH15 xác định việc định giá, xác lập quyền sở hữu, khai thác, góp vốn, phân chia lợi ích từ tài sản trí tuệ là một hình thức phát triển tiềm lực khoa học, công nghệ của cơ sở giáo dục đại học. Quy chế cũng cần xác định rõ quyền của tác giả đối với tác phẩm mà nhà trường nắm giữ quyền tài sản, một vấn đề còn ít được đề cập trong quy chế sở hữu trí tuệ của các trường đại học Việt Nam (Võ Nguyên Hoàng Phúc, năm 2025). Phần nguồn thu nhà trường giữ lại có thể được đưa vào Quỹ phát triển khoa học và công nghệ; theo điểm b khoản 2 Điều 66 Luật số 93/2025/QH15, quỹ được dùng để hỗ trợ đăng ký, bảo hộ, quản lý, khai thác quyền sở hữu trí tuệ, tạo nguồn tái đầu tư cho các chu kỳ nghiên cứu tiếp theo.</w:t>
        </w:r>
      </w:ins>
    </w:p>
    <w:p>
      <w:pPr>
        <w:spacing w:before="160" w:after="80" w:line="324" w:lineRule="auto"/>
        <w:ind w:firstLine="0"/>
        <w:jc w:val="both"/>
      </w:pPr>
      <w:r>
        <w:rPr>
          <w:rFonts w:ascii="Times New Roman" w:hAnsi="Times New Roman"/>
          <w:b/>
          <w:i w:val="0"/>
          <w:color w:val="000000"/>
          <w:sz w:val="26"/>
        </w:rPr>
        <w:t>1.2.4. Bảo vệ quyền sở hữu trí tuệ</w:t>
      </w:r>
    </w:p>
    <w:p>
      <w:pPr>
        <w:spacing w:before="0" w:after="110" w:line="348" w:lineRule="auto"/>
        <w:ind w:firstLine="576"/>
        <w:jc w:val="both"/>
      </w:pPr>
      <w:del w:id="1114" w:author="Claude" w:date="2026-10-06T14:59:14Z">
        <w:r>
          <w:rPr>
            <w:rFonts w:ascii="Times New Roman" w:hAnsi="Times New Roman"/>
            <w:b w:val="0"/>
            <w:i w:val="0"/>
            <w:color w:val="000000"/>
            <w:sz w:val="26"/>
          </w:rPr>
          <w:delText>Bảo vệ quyền sở hữu trí tuệ là khâu bảo đảm sự tôn trọng quyền tài sản và quyền nhân thân của tác giả và nhà trường, phòng ngừa tranh chấp và duy trì tính liêm chính học thuật.</w:delText>
        </w:r>
      </w:del>
      <w:ins w:id="1115" w:author="Claude" w:date="2026-10-06T14:59:14Z">
        <w:r>
          <w:rPr>
            <w:rFonts w:ascii="Times New Roman" w:hAnsi="Times New Roman"/>
            <w:b w:val="0"/>
            <w:i w:val="0"/>
            <w:color w:val="000000"/>
            <w:sz w:val="26"/>
          </w:rPr>
          <w:t xml:space="preserve">Bảo vệ quyền là khâu duy trì hiệu lực và giá trị của tài sản trí tuệ đã được xác lập. Nội dung quản lý ở khâu này gồm bảo mật thông tin chưa công bố, theo dõi thời hạn và nộp phí duy trì hiệu lực văn bằng bảo hộ, lưu giữ chứng cứ về quá trình sáng tạo, phát hiện và xử lý hành vi xâm phạm, phối hợp với cơ quan có thẩm quyền khi cần.</w:t>
        </w:r>
      </w:ins>
    </w:p>
    <w:p>
      <w:pPr>
        <w:spacing w:before="0" w:after="110" w:line="348" w:lineRule="auto"/>
        <w:ind w:firstLine="576"/>
        <w:jc w:val="both"/>
      </w:pPr>
      <w:del w:id="1116" w:author="Claude" w:date="2026-10-06T14:59:14Z">
        <w:r>
          <w:rPr>
            <w:rFonts w:ascii="Times New Roman" w:hAnsi="Times New Roman"/>
            <w:b w:val="0"/>
            <w:i w:val="0"/>
            <w:color w:val="000000"/>
            <w:sz w:val="26"/>
          </w:rPr>
          <w:delText>Khi phát sinh hành vi xâm phạm quyền, nhà trường có thể áp dụng bốn biện pháp bảo vệ theo luật định: Một là, biện pháp tự bảo vệ theo Điều 198 Luật Sở hữu trí tuệ (áp dụng công nghệ kiểm soát, gửi văn bản khuyến cáo yêu cầu chấm dứt vi phạm); Hai là, biện pháp hành chính theo Điều 199 và Điều 211 Luật Sở hữu trí tuệ (đề nghị thanh tra khoa học công nghệ, quản lý thị trường xử phạt và tịch thu phương tiện vi phạm); Ba là, biện pháp dân sự theo Điều 199 và Điều 202 Luật Sở hữu trí tuệ (khởi kiện tại Tòa án yêu cầu bồi thường thiệt hại và xin lỗi công khai); Bốn là, biện pháp hình sự theo Điều 199 Luật Sở hữu trí tuệ và Điều 225, 226 Bộ luật Hình sự đối với các hành vi xâm phạm quy mô thương mại.</w:delText>
        </w:r>
      </w:del>
      <w:ins w:id="1117" w:author="Claude" w:date="2026-10-06T14:59:14Z">
        <w:r>
          <w:rPr>
            <w:rFonts w:ascii="Times New Roman" w:hAnsi="Times New Roman"/>
            <w:b w:val="0"/>
            <w:i w:val="0"/>
            <w:color w:val="000000"/>
            <w:sz w:val="26"/>
          </w:rPr>
          <w:t xml:space="preserve">Khi phát sinh hành vi xâm phạm, theo Điều 198 Luật Sở hữu trí tuệ, chủ thể quyền được tự bảo vệ bằng cách áp dụng biện pháp công nghệ; yêu cầu người vi phạm chấm dứt hành vi, xin lỗi, cải chính công khai, bồi thường thiệt hại; yêu cầu cơ quan nhà nước có thẩm quyền xử lý; hoặc khởi kiện ra tòa án, trọng tài. Theo Điều 199, tùy tính chất, mức độ, hành vi xâm phạm có thể bị xử lý bằng biện pháp dân sự, hành chính hoặc hình sự; biện pháp dân sự được quy định tại Điều 202, hành vi bị xử phạt hành chính tại Điều 211 Luật Sở hữu trí tuệ, còn trách nhiệm hình sự được xác định theo Điều 225, Điều 226 Bộ luật Hình sự.</w:t>
        </w:r>
      </w:ins>
    </w:p>
    <w:p>
      <w:pPr>
        <w:spacing w:before="0" w:after="110" w:line="348" w:lineRule="auto"/>
        <w:ind w:firstLine="576"/>
        <w:jc w:val="both"/>
      </w:pPr>
      <w:del w:id="1118" w:author="Claude" w:date="2026-10-06T14:59:14Z">
        <w:r>
          <w:rPr>
            <w:rFonts w:ascii="Times New Roman" w:hAnsi="Times New Roman"/>
            <w:b w:val="0"/>
            <w:i w:val="0"/>
            <w:color w:val="000000"/>
            <w:sz w:val="26"/>
          </w:rPr>
          <w:delText>Đồng thời, theo Thông tư số 83/2026/TT-BGDĐT (có hiệu lực từ ngày 15/11/2026), nhà trường có trách nhiệm chuẩn bị các điều kiện để ban hành quy chế bảo đảm liêm chính học thuật, kiểm soát công bố kép, đạo văn và cập nhật dữ liệu tài sản trí tuệ thống nhất lên hệ thống dữ liệu quốc gia HEMIS trước ngày 31 tháng 5 hàng năm.</w:delText>
        </w:r>
      </w:del>
      <w:ins w:id="1119" w:author="Claude" w:date="2026-10-06T14:59:14Z">
        <w:r>
          <w:rPr>
            <w:rFonts w:ascii="Times New Roman" w:hAnsi="Times New Roman"/>
            <w:b w:val="0"/>
            <w:i w:val="0"/>
            <w:color w:val="000000"/>
            <w:sz w:val="26"/>
          </w:rPr>
          <w:t xml:space="preserve">Cần phân biệt hành vi xâm phạm quyền sở hữu trí tuệ với vi phạm liêm chính học thuật. Theo khoản 4 Điều 3 Luật Giáo dục đại học số 125/2025/QH15, liêm chính học thuật bao gồm yêu cầu không vi phạm quyền tác giả, quyền sở hữu trí tuệ, nhưng phạm vi rộng hơn, bao trùm cả việc sao chép, xuyên tạc, làm giả dữ liệu. Một hành vi đạo văn có thể đồng thời là xâm phạm quyền tác giả và vi phạm liêm chính, nên cần được xử lý theo cả quy định pháp luật và quy định nội bộ. Tiêu chí 1.1 Chuẩn cơ sở giáo dục đại học ban hành kèm theo Thông tư số 83/2026/TT-BGDĐT (có hiệu lực từ ngày 15/11/2026) xếp quy định về sở hữu trí tuệ, liêm chính khoa học, liêm chính học thuật vào nhóm văn bản nội bộ bắt buộc. Dữ liệu phục vụ đánh giá mức độ đáp ứng chuẩn được cập nhật lên HEMIS, và cơ sở đào tạo công bố kết quả tự đánh giá trước ngày 31 tháng 5 hằng năm.</w:t>
        </w:r>
      </w:ins>
    </w:p>
    <w:p>
      <w:pPr>
        <w:spacing w:before="0" w:after="110" w:line="348" w:lineRule="auto"/>
        <w:ind w:firstLine="576"/>
        <w:jc w:val="both"/>
      </w:pPr>
      <w:del w:id="1120" w:author="Claude" w:date="2026-10-06T14:59:14Z">
        <w:r>
          <w:rPr>
            <w:rFonts w:ascii="Times New Roman" w:hAnsi="Times New Roman"/>
            <w:b w:val="0"/>
            <w:i w:val="0"/>
            <w:color w:val="000000"/>
            <w:sz w:val="26"/>
          </w:rPr>
          <w:delText>Để lượng hóa hiệu quả quản lý quyền sở hữu trí tuệ trong cơ sở giáo dục đại học định hướng ứng dụng, việc xác lập hệ thống tiêu chí đo lường bắt buộc phải gắn kết chặt chẽ với các chuẩn kiểm định chất lượng quốc gia và các hệ thống xếp hạng đại học uy tín trong nước và quốc tế. Bảng 1.2 tổng hợp khung đối sánh các chỉ số sở hữu trí tuệ cốt lõi làm căn cứ phương pháp luận đánh giá thực trạng tại Chương 2:</w:delText>
        </w:r>
      </w:del>
      <w:ins w:id="1121" w:author="Claude" w:date="2026-10-06T14:59:14Z">
        <w:r>
          <w:rPr>
            <w:rFonts w:ascii="Times New Roman" w:hAnsi="Times New Roman"/>
            <w:b w:val="0"/>
            <w:i w:val="0"/>
            <w:color w:val="000000"/>
            <w:sz w:val="26"/>
          </w:rPr>
          <w:t xml:space="preserve">Để đánh giá kết quả quản lý quyền sở hữu trí tuệ, đề tài đối chiếu các chỉ số về sở hữu trí tuệ và chuyển giao công nghệ trong một số văn bản quy phạm pháp luật, chuẩn kiểm định và bảng xếp hạng đại học. Bảng 1.2 tổng hợp các chỉ số này, làm căn cứ tham chiếu cho phần đánh giá thực trạng ở Chương 2. Mức độ ràng buộc của các hệ thống khác nhau: chuẩn cơ sở giáo dục đại học và tiêu chuẩn kiểm định là yêu cầu pháp lý, còn các bảng xếp hạng chỉ có giá trị tham khảo.</w:t>
        </w:r>
      </w:ins>
    </w:p>
    <w:p>
      <w:pPr>
        <w:spacing w:before="200" w:after="80" w:line="288" w:lineRule="auto"/>
        <w:ind w:firstLine="0"/>
        <w:jc w:val="left"/>
      </w:pPr>
      <w:del w:id="1122" w:author="Claude" w:date="2026-10-06T14:59:14Z">
        <w:r>
          <w:rPr>
            <w:rFonts w:ascii="Times New Roman" w:hAnsi="Times New Roman"/>
            <w:b/>
            <w:i w:val="0"/>
            <w:color w:val="000000"/>
            <w:sz w:val="22"/>
          </w:rPr>
          <w:delText>Bảng 1.2. Bảng đối sánh các chỉ số sở hữu trí tuệ và chuyển giao công nghệ trong các chuẩn kiểm định chất lượng và bảng xếp hạng đại học</w:delText>
        </w:r>
      </w:del>
      <w:ins w:id="1123" w:author="Claude" w:date="2026-10-06T14:59:14Z">
        <w:r>
          <w:rPr>
            <w:rFonts w:ascii="Times New Roman" w:hAnsi="Times New Roman"/>
            <w:b/>
            <w:i w:val="0"/>
            <w:color w:val="000000"/>
            <w:sz w:val="22"/>
          </w:rPr>
          <w:t xml:space="preserve">Bảng 1.2. Các chỉ số sở hữu trí tuệ và chuyển giao công nghệ trong chuẩn chất lượng, kiểm định và xếp hạng đại học</w:t>
        </w:r>
      </w:ins>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Hệ thống chuẩn mực và văn bản căn cứ</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Phạm vi áp dụng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Các chỉ số sở hữu trí tuệ và chuyển giao công nghệ cốt lõi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Mốc chuẩn định lượng hoặc Trọng số tham chiếu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del w:id="1124" w:author="Claude" w:date="2026-10-06T14:59:14Z">
              <w:r>
                <w:rPr>
                  <w:rFonts w:ascii="Times New Roman" w:hAnsi="Times New Roman"/>
                  <w:b/>
                  <w:i w:val="0"/>
                  <w:color w:val="000000"/>
                  <w:sz w:val="20"/>
                </w:rPr>
                <w:delText>Ý nghĩa quản trị đối với cơ sở giáo dục đại học định hướng ứng dụng</w:delText>
              </w:r>
            </w:del>
            <w:ins w:id="1125" w:author="Claude" w:date="2026-10-06T14:59:14Z">
              <w:r>
                <w:rPr>
                  <w:rFonts w:ascii="Times New Roman" w:hAnsi="Times New Roman"/>
                  <w:b/>
                  <w:i w:val="0"/>
                  <w:color w:val="000000"/>
                  <w:sz w:val="20"/>
                </w:rPr>
                <w:t xml:space="preserve">Ý nghĩa đối với cơ sở giáo dục đại học định hướng ứng dụng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Chuẩn cơ sở giáo dục đại học (Thông tư số 83/2026/TT-BGDĐT)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(Bắt buộc)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26" w:author="Claude" w:date="2026-10-06T14:59:14Z">
              <w:r>
                <w:rPr>
                  <w:rFonts w:ascii="Times New Roman" w:hAnsi="Times New Roman"/>
                  <w:b w:val="0"/>
                  <w:i w:val="0"/>
                  <w:color w:val="000000"/>
                  <w:sz w:val="20"/>
                </w:rPr>
                <w:delText>Tiêu chí 4.2: Số lượng sáng chế, giải pháp hữu ích, văn bằng bảo hộ trên giảng viên cơ hữu.&lt;br&gt;Tiêu chí 4.3: Tỷ trọng thu từ khoa học công nghệ và chuyển giao trên tổng thu.</w:delText>
              </w:r>
            </w:del>
            <w:ins w:id="1127" w:author="Claude" w:date="2026-10-06T14:59:14Z">
              <w:r>
                <w:rPr>
                  <w:rFonts w:ascii="Times New Roman" w:hAnsi="Times New Roman"/>
                  <w:b w:val="0"/>
                  <w:i w:val="0"/>
                  <w:color w:val="000000"/>
                  <w:sz w:val="20"/>
                </w:rPr>
                <w:t xml:space="preserve">Tiêu chí 6.1: tỷ trọng thu từ hoạt động khoa học, công nghệ và đổi mới sáng tạo trên tổng thu.</w:t>
                <w:br/>
                <w:t xml:space="preserve">Tiêu chí 6.2: số sản phẩm khoa học, công nghệ quy đổi bình quân trên một giảng viên quy đổi, trong đó bằng độc quyền sáng chế tính 5, bằng độc quyền giải pháp hữu ích tính 3.</w:t>
                <w:br/>
                <w:t xml:space="preserve">Tiêu chí 1.1: có quy định về sở hữu trí tuệ, liêm chính khoa học, liêm chính học thuật.</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28" w:author="Claude" w:date="2026-10-06T14:59:14Z">
              <w:r>
                <w:rPr>
                  <w:rFonts w:ascii="Times New Roman" w:hAnsi="Times New Roman"/>
                  <w:b w:val="0"/>
                  <w:i w:val="0"/>
                  <w:color w:val="000000"/>
                  <w:sz w:val="20"/>
                </w:rPr>
                <w:delText>Đạt tối thiểu 0,02 văn bằng/giảng viên/năm; tỷ trọng doanh thu khoa học công nghệ đạt tối thiểu 5% tổng nguồn thu của trường.</w:delText>
              </w:r>
            </w:del>
            <w:ins w:id="1129" w:author="Claude" w:date="2026-10-06T14:59:14Z">
              <w:r>
                <w:rPr>
                  <w:rFonts w:ascii="Times New Roman" w:hAnsi="Times New Roman"/>
                  <w:b w:val="0"/>
                  <w:i w:val="0"/>
                  <w:color w:val="000000"/>
                  <w:sz w:val="20"/>
                </w:rPr>
                <w:t xml:space="preserve">Tiêu chí 6.1: không thấp hơn 5%, trung bình 3 năm, áp dụng với cơ sở có đào tạo tiến sĩ.</w:t>
                <w:br/>
                <w:t xml:space="preserve">Tiêu chí 6.2: không thấp hơn 0,3 sản phẩm quy đổi/giảng viên/năm (0,6 đối với cơ sở có đào tạo tiến sĩ).</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0" w:author="Claude" w:date="2026-10-06T14:59:14Z">
              <w:r>
                <w:rPr>
                  <w:rFonts w:ascii="Times New Roman" w:hAnsi="Times New Roman"/>
                  <w:b w:val="0"/>
                  <w:i w:val="0"/>
                  <w:color w:val="000000"/>
                  <w:sz w:val="20"/>
                </w:rPr>
                <w:delText>Điều kiện tiên quyết khẳng định tư cách pháp lý và tự chủ đại học; tiêu chí sống còn đối với các trường đại học định hướng ứng dụng.</w:delText>
              </w:r>
            </w:del>
            <w:ins w:id="1131" w:author="Claude" w:date="2026-10-06T14:59:14Z">
              <w:r>
                <w:rPr>
                  <w:rFonts w:ascii="Times New Roman" w:hAnsi="Times New Roman"/>
                  <w:b w:val="0"/>
                  <w:i w:val="0"/>
                  <w:color w:val="000000"/>
                  <w:sz w:val="20"/>
                </w:rPr>
                <w:t xml:space="preserve">Là yêu cầu bắt buộc; sáng chế và giải pháp hữu ích có hệ số quy đổi cao nên tác động trực tiếp đến khả năng đạt Tiêu chí 6.2.</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Kiểm định chất lượng cơ sở giáo dục đại học (Thông tư số 20/2026/TT-BGDĐT)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(Chu kỳ 5 năm)</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2" w:author="Claude" w:date="2026-10-06T14:59:14Z">
              <w:r>
                <w:rPr>
                  <w:rFonts w:ascii="Times New Roman" w:hAnsi="Times New Roman"/>
                  <w:b w:val="0"/>
                  <w:i w:val="0"/>
                  <w:color w:val="000000"/>
                  <w:sz w:val="20"/>
                </w:rPr>
                <w:delText>Tiêu chí 7.2: Hiệu quả nghiên cứu có sáng chế, văn bằng bảo hộ, bản quyền.&lt;br&gt;Tiêu chí 13.2: Số lượng tài sản trí tuệ quản lý.&lt;br&gt;Tiêu chí 13.3: Doanh nghiệp khởi nghiệp và chuyển giao.</w:delText>
              </w:r>
            </w:del>
            <w:ins w:id="1133" w:author="Claude" w:date="2026-10-06T14:59:14Z">
              <w:r>
                <w:rPr>
                  <w:rFonts w:ascii="Times New Roman" w:hAnsi="Times New Roman"/>
                  <w:b w:val="0"/>
                  <w:i w:val="0"/>
                  <w:color w:val="000000"/>
                  <w:sz w:val="20"/>
                </w:rPr>
                <w:t xml:space="preserve">Tiêu chí 7.2: chỉ tiêu nghiên cứu có sáng chế, bản quyền.</w:t>
                <w:br/>
                <w:t xml:space="preserve">Tiêu chí 7.4: hệ thống dữ liệu về tài sản trí tuệ.</w:t>
                <w:br/>
                <w:t xml:space="preserve">Tiêu chí 13.2: loại hình và số lượng tài sản trí tuệ.</w:t>
                <w:br/>
                <w:t xml:space="preserve">Tiêu chí 13.3: khởi nghiệp, ươm tạo và thương mại hóa.</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4" w:author="Claude" w:date="2026-10-06T14:59:14Z">
              <w:r>
                <w:rPr>
                  <w:rFonts w:ascii="Times New Roman" w:hAnsi="Times New Roman"/>
                  <w:b w:val="0"/>
                  <w:i w:val="0"/>
                  <w:color w:val="000000"/>
                  <w:sz w:val="20"/>
                </w:rPr>
                <w:delText>Chiếm 6,7% tổng số tiêu chí kiểm định (4 trên 60 tiêu chí, trải rộng trên 2 tiêu chuẩn chiến lược về nghiên cứu và phục vụ cộng đồng).</w:delText>
              </w:r>
            </w:del>
            <w:ins w:id="1135" w:author="Claude" w:date="2026-10-06T14:59:14Z">
              <w:r>
                <w:rPr>
                  <w:rFonts w:ascii="Times New Roman" w:hAnsi="Times New Roman"/>
                  <w:b w:val="0"/>
                  <w:i w:val="0"/>
                  <w:color w:val="000000"/>
                  <w:sz w:val="20"/>
                </w:rPr>
                <w:t xml:space="preserve">4 trên 60 tiêu chí (khoảng 6,7%), thuộc 2 trên 15 tiêu chuẩn.</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6" w:author="Claude" w:date="2026-10-06T14:59:14Z">
              <w:r>
                <w:rPr>
                  <w:rFonts w:ascii="Times New Roman" w:hAnsi="Times New Roman"/>
                  <w:b w:val="0"/>
                  <w:i w:val="0"/>
                  <w:color w:val="000000"/>
                  <w:sz w:val="20"/>
                </w:rPr>
                <w:delText>Cung cấp bằng chứng thực chất về chất lượng đào tạo và nghiên cứu; bắt buộc trường phải có cơ sở dữ liệu theo dõi tài sản trí tuệ tập trung.</w:delText>
              </w:r>
            </w:del>
            <w:ins w:id="1137" w:author="Claude" w:date="2026-10-06T14:59:14Z">
              <w:r>
                <w:rPr>
                  <w:rFonts w:ascii="Times New Roman" w:hAnsi="Times New Roman"/>
                  <w:b w:val="0"/>
                  <w:i w:val="0"/>
                  <w:color w:val="000000"/>
                  <w:sz w:val="20"/>
                </w:rPr>
                <w:t xml:space="preserve">Đòi hỏi nhà trường có chỉ tiêu và cơ sở dữ liệu theo dõi tài sản trí tuệ tập trung để làm minh chứng.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Đối sánh chất lượng giáo dục đại học UPM (Đại học Quốc gia Hà Nội)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8" w:author="Claude" w:date="2026-10-06T14:59:14Z">
              <w:r>
                <w:rPr>
                  <w:rFonts w:ascii="Times New Roman" w:hAnsi="Times New Roman"/>
                  <w:b w:val="0"/>
                  <w:i w:val="0"/>
                  <w:color w:val="000000"/>
                  <w:sz w:val="20"/>
                </w:rPr>
                <w:delText>Việt Nam và Đông Nam Á (Thành Đô đạt 4 sao)</w:delText>
              </w:r>
            </w:del>
            <w:ins w:id="1139" w:author="Claude" w:date="2026-10-06T14:59:14Z">
              <w:r>
                <w:rPr>
                  <w:rFonts w:ascii="Times New Roman" w:hAnsi="Times New Roman"/>
                  <w:b w:val="0"/>
                  <w:i w:val="0"/>
                  <w:color w:val="000000"/>
                  <w:sz w:val="20"/>
                </w:rPr>
                <w:t xml:space="preserve">Việt Nam và Đông Nam Á (Trường Đại học Thành Đô đạt 3 sao theo định hướng ứng dụng năm 2020)</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0" w:author="Claude" w:date="2026-10-06T14:59:14Z">
              <w:r>
                <w:rPr>
                  <w:rFonts w:ascii="Times New Roman" w:hAnsi="Times New Roman"/>
                  <w:b w:val="0"/>
                  <w:i w:val="0"/>
                  <w:color w:val="000000"/>
                  <w:sz w:val="20"/>
                </w:rPr>
                <w:delText>Tiêu chuẩn Đổi mới sáng tạo (4 tiêu chí về đơn đăng ký, văn bằng bảo hộ sáng chế, giải pháp hữu ích); Tiêu chuẩn Hệ sinh thái đổi mới sáng tạo.</w:delText>
              </w:r>
            </w:del>
            <w:ins w:id="1141" w:author="Claude" w:date="2026-10-06T14:59:14Z">
              <w:r>
                <w:rPr>
                  <w:rFonts w:ascii="Times New Roman" w:hAnsi="Times New Roman"/>
                  <w:b w:val="0"/>
                  <w:i w:val="0"/>
                  <w:color w:val="000000"/>
                  <w:sz w:val="20"/>
                </w:rPr>
                <w:t xml:space="preserve">Tiêu chuẩn Đổi mới sáng tạo (4 tiêu chí); Tiêu chuẩn Hệ sinh thái đổi mới sáng tạo (4 tiêu chí).</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2" w:author="Claude" w:date="2026-10-06T14:59:14Z">
              <w:r>
                <w:rPr>
                  <w:rFonts w:ascii="Times New Roman" w:hAnsi="Times New Roman"/>
                  <w:b w:val="0"/>
                  <w:i w:val="0"/>
                  <w:color w:val="000000"/>
                  <w:sz w:val="20"/>
                </w:rPr>
                <w:delText>Chiếm 17,0% tổng số điểm đánh giá của toàn bộ hệ thống (170 trên 1.000 điểm chuẩn hóa).</w:delText>
              </w:r>
            </w:del>
            <w:ins w:id="1143" w:author="Claude" w:date="2026-10-06T14:59:14Z">
              <w:r>
                <w:rPr>
                  <w:rFonts w:ascii="Times New Roman" w:hAnsi="Times New Roman"/>
                  <w:b w:val="0"/>
                  <w:i w:val="0"/>
                  <w:color w:val="000000"/>
                  <w:sz w:val="20"/>
                </w:rPr>
                <w:t xml:space="preserve">170 trên 1.000 điểm (17%), gồm Tiêu chuẩn Đổi mới sáng tạo khoảng 11% và Tiêu chuẩn Hệ sinh thái đổi mới sáng tạo khoảng 6%.</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4" w:author="Claude" w:date="2026-10-06T14:59:14Z">
              <w:r>
                <w:rPr>
                  <w:rFonts w:ascii="Times New Roman" w:hAnsi="Times New Roman"/>
                  <w:b w:val="0"/>
                  <w:i w:val="0"/>
                  <w:color w:val="000000"/>
                  <w:sz w:val="20"/>
                </w:rPr>
                <w:delText>Định vị trực tiếp uy tín học thuật và năng lực cạnh tranh thực tế của trường trong khu vực; động lực cốt lõi để nâng hạng gắn sao đại học.</w:delText>
              </w:r>
            </w:del>
            <w:ins w:id="1145" w:author="Claude" w:date="2026-10-06T14:59:14Z">
              <w:r>
                <w:rPr>
                  <w:rFonts w:ascii="Times New Roman" w:hAnsi="Times New Roman"/>
                  <w:b w:val="0"/>
                  <w:i w:val="0"/>
                  <w:color w:val="000000"/>
                  <w:sz w:val="20"/>
                </w:rPr>
                <w:t xml:space="preserve">Là căn cứ tham chiếu khi nhà trường đăng ký đánh giá, nâng hạng sao.</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6" w:author="Claude" w:date="2026-10-06T14:59:14Z">
              <w:r>
                <w:rPr>
                  <w:rFonts w:ascii="Times New Roman" w:hAnsi="Times New Roman"/>
                  <w:b/>
                  <w:i w:val="0"/>
                  <w:color w:val="000000"/>
                  <w:sz w:val="20"/>
                </w:rPr>
                <w:delText>Bảng xếp hạng đại học thế giới THE Impact Rankings - Mục tiêu phát triển bền vững số 9</w:delText>
              </w:r>
            </w:del>
            <w:ins w:id="1147" w:author="Claude" w:date="2026-10-06T14:59:14Z">
              <w:r>
                <w:rPr>
                  <w:rFonts w:ascii="Times New Roman" w:hAnsi="Times New Roman"/>
                  <w:b/>
                  <w:i w:val="0"/>
                  <w:color w:val="000000"/>
                  <w:sz w:val="20"/>
                </w:rPr>
                <w:t xml:space="preserve">THE Impact Rankings - Mục tiêu phát triển bền vững số 9</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Toàn cầu, do Tổ chức Times Higher Education công bố</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8" w:author="Claude" w:date="2026-10-06T14:59:14Z">
              <w:r>
                <w:rPr>
                  <w:rFonts w:ascii="Times New Roman" w:hAnsi="Times New Roman"/>
                  <w:b w:val="0"/>
                  <w:i w:val="0"/>
                  <w:color w:val="000000"/>
                  <w:sz w:val="20"/>
                </w:rPr>
                <w:delText>Số bằng sáng chế trích dẫn nghiên cứu của trường; Doanh thu nghiên cứu từ doanh nghiệp; Số lượng doanh nghiệp khởi nguồn công nghệ từ trường.</w:delText>
              </w:r>
            </w:del>
            <w:ins w:id="1149" w:author="Claude" w:date="2026-10-06T14:59:14Z">
              <w:r>
                <w:rPr>
                  <w:rFonts w:ascii="Times New Roman" w:hAnsi="Times New Roman"/>
                  <w:b w:val="0"/>
                  <w:i w:val="0"/>
                  <w:color w:val="000000"/>
                  <w:sz w:val="20"/>
                </w:rPr>
                <w:t xml:space="preserve">Số bằng sáng chế trích dẫn nghiên cứu của trường (15,4%); thu nhập nghiên cứu từ doanh nghiệp (38,4%); số doanh nghiệp khởi nguồn từ trường (34,6%).</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0" w:author="Claude" w:date="2026-10-06T14:59:14Z">
              <w:r>
                <w:rPr>
                  <w:rFonts w:ascii="Times New Roman" w:hAnsi="Times New Roman"/>
                  <w:b w:val="0"/>
                  <w:i w:val="0"/>
                  <w:color w:val="000000"/>
                  <w:sz w:val="20"/>
                </w:rPr>
                <w:delText>Chiếm 88,4% tổng số điểm của Mục tiêu SDG 9 (tương đương khoảng 23% điểm xếp hạng tác động tổng thể của trường).</w:delText>
              </w:r>
            </w:del>
            <w:ins w:id="1151" w:author="Claude" w:date="2026-10-06T14:59:14Z">
              <w:r>
                <w:rPr>
                  <w:rFonts w:ascii="Times New Roman" w:hAnsi="Times New Roman"/>
                  <w:b w:val="0"/>
                  <w:i w:val="0"/>
                  <w:color w:val="000000"/>
                  <w:sz w:val="20"/>
                </w:rPr>
                <w:t xml:space="preserve">88,4% điểm của SDG 9. Nếu SDG 9 thuộc ba mục tiêu có điểm cao nhất của trường (mỗi mục tiêu chiếm 26% điểm tổng), phần này tương đương khoảng 23% điểm tổng.</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2" w:author="Claude" w:date="2026-10-06T14:59:14Z">
              <w:r>
                <w:rPr>
                  <w:rFonts w:ascii="Times New Roman" w:hAnsi="Times New Roman"/>
                  <w:b w:val="0"/>
                  <w:i w:val="0"/>
                  <w:color w:val="000000"/>
                  <w:sz w:val="20"/>
                </w:rPr>
                <w:delText>Thước đo hội nhập quốc tế cao nhất về mức độ đóng góp của tài sản trí tuệ đại học vào sự phát triển công nghiệp và kinh tế - xã hội.</w:delText>
              </w:r>
            </w:del>
            <w:ins w:id="1153" w:author="Claude" w:date="2026-10-06T14:59:14Z">
              <w:r>
                <w:rPr>
                  <w:rFonts w:ascii="Times New Roman" w:hAnsi="Times New Roman"/>
                  <w:b w:val="0"/>
                  <w:i w:val="0"/>
                  <w:color w:val="000000"/>
                  <w:sz w:val="20"/>
                </w:rPr>
                <w:t xml:space="preserve">Phản ánh mức đóng góp của tài sản trí tuệ vào phát triển công nghiệp; chỉ có ý nghĩa khi trường tham gia và lựa chọn SDG 9.</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4" w:author="Claude" w:date="2026-10-06T14:59:14Z">
              <w:r>
                <w:rPr>
                  <w:rFonts w:ascii="Times New Roman" w:hAnsi="Times New Roman"/>
                  <w:b/>
                  <w:i w:val="0"/>
                  <w:color w:val="000000"/>
                  <w:sz w:val="20"/>
                </w:rPr>
                <w:delText>Bảng xếp hạng viện nghiên cứu và đại học SCImago - Xếp hạng cơ sở nghiên cứu SCImago</w:delText>
              </w:r>
            </w:del>
            <w:ins w:id="1155" w:author="Claude" w:date="2026-10-06T14:59:14Z">
              <w:r>
                <w:rPr>
                  <w:rFonts w:ascii="Times New Roman" w:hAnsi="Times New Roman"/>
                  <w:b/>
                  <w:i w:val="0"/>
                  <w:color w:val="000000"/>
                  <w:sz w:val="20"/>
                </w:rPr>
                <w:t xml:space="preserve">SCImago Institutions Rankings</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1156" w:author="Claude" w:date="2026-10-06T14:59:14Z">
              <w:r>
                <w:rPr>
                  <w:rFonts w:ascii="Times New Roman" w:hAnsi="Times New Roman"/>
                  <w:b w:val="0"/>
                  <w:i w:val="0"/>
                  <w:color w:val="000000"/>
                  <w:sz w:val="20"/>
                </w:rPr>
                <w:delText>Toàn cầu, trích xuất dữ liệu Scopus</w:delText>
              </w:r>
            </w:del>
            <w:ins w:id="1157" w:author="Claude" w:date="2026-10-06T14:59:14Z">
              <w:r>
                <w:rPr>
                  <w:rFonts w:ascii="Times New Roman" w:hAnsi="Times New Roman"/>
                  <w:b w:val="0"/>
                  <w:i w:val="0"/>
                  <w:color w:val="000000"/>
                  <w:sz w:val="20"/>
                </w:rPr>
                <w:t xml:space="preserve">Toàn cầu, dữ liệu Scopus và PATSTAT</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8" w:author="Claude" w:date="2026-10-06T14:59:14Z">
              <w:r>
                <w:rPr>
                  <w:rFonts w:ascii="Times New Roman" w:hAnsi="Times New Roman"/>
                  <w:b w:val="0"/>
                  <w:i w:val="0"/>
                  <w:color w:val="000000"/>
                  <w:sz w:val="20"/>
                </w:rPr>
                <w:delText>Trụ cột Đổi mới sáng tạo: Tỷ lệ số bằng sáng chế của trường (10%); Tác động công nghệ và tri thức đổi mới sáng tạo ứng dụng.</w:delText>
              </w:r>
            </w:del>
            <w:ins w:id="1159" w:author="Claude" w:date="2026-10-06T14:59:14Z">
              <w:r>
                <w:rPr>
                  <w:rFonts w:ascii="Times New Roman" w:hAnsi="Times New Roman"/>
                  <w:b w:val="0"/>
                  <w:i w:val="0"/>
                  <w:color w:val="000000"/>
                  <w:sz w:val="20"/>
                </w:rPr>
                <w:t xml:space="preserve">Nhóm Đổi mới sáng tạo: số đơn sáng chế (10%); số công bố được trích dẫn trong sáng chế (10%); tác động công nghệ của công bố (10%).</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0" w:author="Claude" w:date="2026-10-06T14:59:14Z">
              <w:r>
                <w:rPr>
                  <w:rFonts w:ascii="Times New Roman" w:hAnsi="Times New Roman"/>
                  <w:b w:val="0"/>
                  <w:i w:val="0"/>
                  <w:color w:val="000000"/>
                  <w:sz w:val="20"/>
                </w:rPr>
                <w:delText>Chiếm 30,0% tổng trọng số xếp hạng của cơ sở giáo dục đại học trên quy mô toàn cầu.</w:delText>
              </w:r>
            </w:del>
            <w:ins w:id="1161" w:author="Claude" w:date="2026-10-06T14:59:14Z">
              <w:r>
                <w:rPr>
                  <w:rFonts w:ascii="Times New Roman" w:hAnsi="Times New Roman"/>
                  <w:b w:val="0"/>
                  <w:i w:val="0"/>
                  <w:color w:val="000000"/>
                  <w:sz w:val="20"/>
                </w:rPr>
                <w:t xml:space="preserve">30% tổng trọng số.</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2" w:author="Claude" w:date="2026-10-06T14:59:14Z">
              <w:r>
                <w:rPr>
                  <w:rFonts w:ascii="Times New Roman" w:hAnsi="Times New Roman"/>
                  <w:b w:val="0"/>
                  <w:i w:val="0"/>
                  <w:color w:val="000000"/>
                  <w:sz w:val="20"/>
                </w:rPr>
                <w:delText>Khẳng định nghiên cứu khoa học của nhà trường tạo ra công nghệ thực chất có khả năng bảo hộ độc quyền, không dừng lại ở bài báo lý thuyết.</w:delText>
              </w:r>
            </w:del>
            <w:ins w:id="1163" w:author="Claude" w:date="2026-10-06T14:59:14Z">
              <w:r>
                <w:rPr>
                  <w:rFonts w:ascii="Times New Roman" w:hAnsi="Times New Roman"/>
                  <w:b w:val="0"/>
                  <w:i w:val="0"/>
                  <w:color w:val="000000"/>
                  <w:sz w:val="20"/>
                </w:rPr>
                <w:t xml:space="preserve">Cho thấy mức độ kết quả nghiên cứu của trường được sử dụng trong phát triển công nghệ.</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4" w:author="Claude" w:date="2026-10-06T14:59:14Z">
              <w:r>
                <w:rPr>
                  <w:rFonts w:ascii="Times New Roman" w:hAnsi="Times New Roman"/>
                  <w:b/>
                  <w:i w:val="0"/>
                  <w:color w:val="000000"/>
                  <w:sz w:val="20"/>
                </w:rPr>
                <w:delText>Quy định hoạt động KHCN trong trường đại học (Nghị định số 109/2022/NĐ-CP)</w:delText>
              </w:r>
            </w:del>
            <w:ins w:id="1165" w:author="Claude" w:date="2026-10-06T14:59:14Z">
              <w:r>
                <w:rPr>
                  <w:rFonts w:ascii="Times New Roman" w:hAnsi="Times New Roman"/>
                  <w:b/>
                  <w:i w:val="0"/>
                  <w:color w:val="000000"/>
                  <w:sz w:val="20"/>
                </w:rPr>
                <w:t xml:space="preserve">Quy định về hoạt động khoa học và công nghệ trong cơ sở giáo dục đại học (Nghị định số 109/2022/NĐ-CP)</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1166" w:author="Claude" w:date="2026-10-06T14:59:14Z">
              <w:r>
                <w:rPr>
                  <w:rFonts w:ascii="Times New Roman" w:hAnsi="Times New Roman"/>
                  <w:b w:val="0"/>
                  <w:i w:val="0"/>
                  <w:color w:val="000000"/>
                  <w:sz w:val="20"/>
                </w:rPr>
                <w:delText>Toàn quốc (Khung quy chuẩn)</w:delText>
              </w:r>
            </w:del>
            <w:ins w:id="1167" w:author="Claude" w:date="2026-10-06T14:59:14Z">
              <w:r>
                <w:rPr>
                  <w:rFonts w:ascii="Times New Roman" w:hAnsi="Times New Roman"/>
                  <w:b w:val="0"/>
                  <w:i w:val="0"/>
                  <w:color w:val="000000"/>
                  <w:sz w:val="20"/>
                </w:rPr>
                <w:t xml:space="preserve">Toàn quốc (tiêu chí nhóm nghiên cứu mạnh)</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Số bằng sáng chế, giải pháp hữu ích được cấp; Số lượng công nghệ chuyển giao thành công; Số lượng sản phẩm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8" w:author="Claude" w:date="2026-10-06T14:59:14Z">
              <w:r>
                <w:rPr>
                  <w:rFonts w:ascii="Times New Roman" w:hAnsi="Times New Roman"/>
                  <w:b w:val="0"/>
                  <w:i w:val="0"/>
                  <w:color w:val="000000"/>
                  <w:sz w:val="20"/>
                </w:rPr>
                <w:delText>Đạt tối thiểu 01 sáng chế/năm hoặc 02 giải pháp hữu ích/năm; chuyển giao ≥ 05 công nghệ/5 năm; thương mại hóa ≥ 05 sản phẩm/5 năm.</w:delText>
              </w:r>
            </w:del>
            <w:ins w:id="1169" w:author="Claude" w:date="2026-10-06T14:59:14Z">
              <w:r>
                <w:rPr>
                  <w:rFonts w:ascii="Times New Roman" w:hAnsi="Times New Roman"/>
                  <w:b w:val="0"/>
                  <w:i w:val="0"/>
                  <w:color w:val="000000"/>
                  <w:sz w:val="20"/>
                </w:rPr>
                <w:t xml:space="preserve">Một trong các tiêu chí: bình quân ít nhất 01 bằng sáng chế hoặc 02 bằng giải pháp hữu ích mỗi năm; hoặc trong 5 năm chuyển giao ít nhất 05 công nghệ hoặc thương mại hóa ít nhất 05 sản phẩm, hoặc có 01 sản phẩm quốc gia.</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70" w:author="Claude" w:date="2026-10-06T14:59:14Z">
              <w:r>
                <w:rPr>
                  <w:rFonts w:ascii="Times New Roman" w:hAnsi="Times New Roman"/>
                  <w:b w:val="0"/>
                  <w:i w:val="0"/>
                  <w:color w:val="000000"/>
                  <w:sz w:val="20"/>
                </w:rPr>
                <w:delText>Mốc chuẩn định lượng then chốt để thành lập viện nghiên cứu chuyên sâu, trung tâm chuyển giao công nghệ và đầu tư phòng thí nghiệm.</w:delText>
              </w:r>
            </w:del>
            <w:ins w:id="1171" w:author="Claude" w:date="2026-10-06T14:59:14Z">
              <w:r>
                <w:rPr>
                  <w:rFonts w:ascii="Times New Roman" w:hAnsi="Times New Roman"/>
                  <w:b w:val="0"/>
                  <w:i w:val="0"/>
                  <w:color w:val="000000"/>
                  <w:sz w:val="20"/>
                </w:rPr>
                <w:t xml:space="preserve">Là căn cứ xác định nhóm nghiên cứu mạnh và định hướng đầu tư cho nhóm nghiên cứu.</w:t>
              </w:r>
            </w:ins>
          </w:p>
        </w:tc>
      </w:tr>
    </w:tbl>
    <w:p>
      <w:pPr>
        <w:spacing w:before="0" w:after="80" w:line="240" w:lineRule="auto"/>
      </w:pPr>
    </w:p>
    <w:p>
      <w:pPr>
        <w:spacing w:before="40" w:after="160" w:line="276" w:lineRule="auto"/>
        <w:ind w:firstLine="0"/>
        <w:jc w:val="center"/>
      </w:pPr>
      <w:del w:id="1172" w:author="Claude" w:date="2026-10-06T14:59:14Z">
        <w:r>
          <w:rPr>
            <w:rFonts w:ascii="Times New Roman" w:hAnsi="Times New Roman"/>
            <w:b w:val="0"/>
            <w:i/>
            <w:color w:val="000000"/>
            <w:sz w:val="20"/>
          </w:rPr>
          <w:delText>(Nguồn: Nhóm nghiên cứu tổng hợp và đối sánh từ hệ thống văn bản quy phạm pháp luật và tiêu chuẩn xếp hạng đại học giai đoạn 2021 - 2026. Ghi chú: Các chỉ số trong bảng xếp hạng đại học mang giá trị tham khảo quản trị định hướng ứng dụng cho Nhà trường, không được xem là tiêu chuẩn bắt buộc pháp lý thay thế Chuẩn cơ sở giáo dục đại học của Bộ Giáo dục và Đào tạo)</w:delText>
        </w:r>
      </w:del>
      <w:ins w:id="1173" w:author="Claude" w:date="2026-10-06T14:59:14Z">
        <w:r>
          <w:rPr>
            <w:rFonts w:ascii="Times New Roman" w:hAnsi="Times New Roman"/>
            <w:b w:val="0"/>
            <w:i/>
            <w:color w:val="000000"/>
            <w:sz w:val="20"/>
          </w:rPr>
          <w:t xml:space="preserve">(Nguồn: Nhóm nghiên cứu tổng hợp từ Thông tư số 83/2026/TT-BGDĐT, Thông tư số 20/2026/TT-BGDĐT, Nghị định số 109/2022/NĐ-CP và phương pháp đánh giá của UPM, THE Impact Rankings, SCImago Institutions Rankings. Các chỉ số của bảng xếp hạng chỉ có giá trị tham khảo, không thay thế yêu cầu bắt buộc của Chuẩn cơ sở giáo dục đại học)</w:t>
        </w:r>
      </w:ins>
    </w:p>
    <w:p>
      <w:pPr>
        <w:spacing w:before="240" w:after="120" w:line="324" w:lineRule="auto"/>
        <w:ind w:firstLine="0"/>
        <w:jc w:val="both"/>
      </w:pPr>
      <w:r>
        <w:rPr>
          <w:rFonts w:ascii="Times New Roman" w:hAnsi="Times New Roman"/>
          <w:b/>
          <w:i w:val="0"/>
          <w:color w:val="000000"/>
          <w:sz w:val="26"/>
        </w:rPr>
        <w:t>TIỂU KẾT CHƯƠNG 1</w:t>
      </w:r>
    </w:p>
    <w:p>
      <w:pPr>
        <w:spacing w:before="0" w:after="110" w:line="348" w:lineRule="auto"/>
        <w:ind w:firstLine="576"/>
        <w:jc w:val="both"/>
      </w:pPr>
      <w:del w:id="1174" w:author="Claude" w:date="2026-10-06T14:59:14Z">
        <w:r>
          <w:rPr>
            <w:rFonts w:ascii="Times New Roman" w:hAnsi="Times New Roman"/>
            <w:b w:val="0"/>
            <w:i w:val="0"/>
            <w:color w:val="000000"/>
            <w:sz w:val="26"/>
          </w:rPr>
          <w:delText>Chương 1 đã hệ thống hóa toàn diện cơ sở lý luận về quản lý quyền sở hữu trí tuệ trong trường đại học định hướng ứng dụng, làm rõ bản chất kinh tế và pháp lý của tài sản trí tuệ, bốn đặc thù và bốn vai trò chiến lược. Đề tài đã chuẩn hóa khung phân tích chu trình khép kín gồm bốn khâu nghiệp vụ cốt lõi (Sáng tạo - Xác lập - Khai thác - Bảo vệ), cập nhật những bước đột phá từ khung pháp luật mới giai đoạn 2025 - 2026 (Luật số 93/2025/QH15, Luật số 125/2025/QH15, Nghị định số 100/2026/NĐ-CP, Thông tư số 83/2026/TT-BGDĐT), xây dựng khung chính sách đại học theo khuyến nghị của WIPO (Bảng 1.1) và thiết lập khung đối sánh các chỉ số sở hữu trí tuệ theo chuẩn kiểm định chất lượng, xếp hạng đại học (Bảng 1.2). Đây là nền tảng phương pháp luận vững chắc để tiến hành rà soát dữ liệu, đánh giá thực trạng công tác quản lý quyền sở hữu trí tuệ tại Trường Đại học Thành Đô trong Chương 2 tiếp theo.</w:delText>
        </w:r>
      </w:del>
      <w:ins w:id="1175" w:author="Claude" w:date="2026-10-06T14:59:14Z">
        <w:r>
          <w:rPr>
            <w:rFonts w:ascii="Times New Roman" w:hAnsi="Times New Roman"/>
            <w:b w:val="0"/>
            <w:i w:val="0"/>
            <w:color w:val="000000"/>
            <w:sz w:val="26"/>
          </w:rPr>
          <w:t xml:space="preserve">Chương 1 đã làm rõ các khái niệm tài sản trí tuệ, quyền sở hữu trí tuệ và quản lý quyền sở hữu trí tuệ trong trường đại học; chỉ ra bốn đặc điểm của tài sản trí tuệ trong trường đại học định hướng ứng dụng và bốn vai trò của quyền sở hữu trí tuệ đối với loại hình trường này. Nội dung quản lý được phân tích theo bốn khâu sáng tạo, xác lập, khai thác và bảo vệ, gắn với các quy định mới của Luật số 93/2025/QH15, Luật số 131/2025/QH15, Luật số 125/2025/QH15, Nghị định số 100/2026/NĐ-CP và Thông tư số 83/2026/TT-BGDĐT. Bảng 1.1 tổng hợp sáu nhóm nội dung chính sách mà cơ sở giáo dục đại học cần quy định; Bảng 1.2 tổng hợp các chỉ số sở hữu trí tuệ trong chuẩn chất lượng, kiểm định và xếp hạng đại học. Các nội dung này là khung để đánh giá thực trạng quản lý quyền sở hữu trí tuệ tại Trường Đại học Thành Đô ở Chương 2.</w:t>
        </w:r>
      </w:ins>
    </w:p>
    <w:p>
      <w:pPr>
        <w:pageBreakBefore/>
        <w:spacing w:before="320" w:after="200" w:line="324" w:lineRule="auto"/>
        <w:ind w:firstLine="0"/>
        <w:jc w:val="center"/>
      </w:pPr>
      <w:r>
        <w:rPr>
          <w:rFonts w:ascii="Times New Roman" w:hAnsi="Times New Roman"/>
          <w:b/>
          <w:i w:val="0"/>
          <w:color w:val="000000"/>
          <w:sz w:val="28"/>
        </w:rPr>
        <w:t>CHƯƠNG 2. THỰC TRẠNG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Đánh giá thực trạng quản lý quyền sở hữu trí tuệ tại Trường Đại học Thành Đô là nội dung trọng tâm của đề tài, nhằm nhận diện toàn diện năng lực nội sinh, phân tích cấu trúc tổ chức và các dòng chuyển hóa từ hoạt động nghiên cứu khoa học sang tài sản trí tuệ. Trên cơ sở đối sánh khung pháp lý hiện hành với thực tiễn triển khai giai đoạn 2021 - 2025, chương này làm sáng tỏ các kết quả đạt được, chỉ ra những điểm nghẽn thể chế và phân tích những nguyên nhân có thể dẫn đến hiệu quả bảo hộ sở hữu công nghiệp còn khiêm tốn.</w:t>
      </w:r>
    </w:p>
    <w:p>
      <w:pPr>
        <w:spacing w:before="240" w:after="120" w:line="324" w:lineRule="auto"/>
        <w:ind w:firstLine="0"/>
        <w:jc w:val="both"/>
      </w:pPr>
      <w:r>
        <w:rPr>
          <w:rFonts w:ascii="Times New Roman" w:hAnsi="Times New Roman"/>
          <w:b/>
          <w:i w:val="0"/>
          <w:color w:val="000000"/>
          <w:sz w:val="26"/>
        </w:rPr>
        <w:t>2.1. Khái quát về Trường Đại học Thành Đô</w:t>
      </w:r>
    </w:p>
    <w:p>
      <w:pPr>
        <w:spacing w:before="160" w:after="80" w:line="324" w:lineRule="auto"/>
        <w:ind w:firstLine="0"/>
        <w:jc w:val="both"/>
      </w:pPr>
      <w:r>
        <w:rPr>
          <w:rFonts w:ascii="Times New Roman" w:hAnsi="Times New Roman"/>
          <w:b/>
          <w:i w:val="0"/>
          <w:color w:val="000000"/>
          <w:sz w:val="26"/>
        </w:rPr>
        <w:t>2.1.1. Quá trình hình thành và phát triển</w:t>
      </w:r>
    </w:p>
    <w:p>
      <w:pPr>
        <w:spacing w:before="0" w:after="110" w:line="348" w:lineRule="auto"/>
        <w:ind w:firstLine="576"/>
        <w:jc w:val="both"/>
      </w:pPr>
      <w:r>
        <w:rPr>
          <w:rFonts w:ascii="Times New Roman" w:hAnsi="Times New Roman"/>
          <w:b w:val="0"/>
          <w:i w:val="0"/>
          <w:color w:val="000000"/>
          <w:sz w:val="26"/>
        </w:rPr>
        <w:t>Trường Đại học Thành Đô được thành lập theo Quyết định số 679/QĐ-TTg ngày 19/5/2009 của Thủ tướng Chính phủ trên cơ sở nâng cấp Trường Cao đẳng Tư thục Công nghệ Thành Đô (thành lập năm 2004 theo Quyết định số 7648/QĐ-BGD&amp;ĐT của Bộ Giáo dục và Đào tạo). Trải qua hơn hai thập kỷ xây dựng và trưởng thành, Nhà trường kiên định mục tiêu phát triển thành cơ sở giáo dục đại học tư thục theo định hướng ứng dụng đa ngành, đạt chuẩn kiểm định chất lượng cơ sở giáo dục quốc gia và đạt chuẩn 4 sao theo bảng xếp hạng đối sánh chất lượng giáo dục đại học UPM.</w:t>
      </w:r>
    </w:p>
    <w:p>
      <w:pPr>
        <w:spacing w:before="0" w:after="110" w:line="348" w:lineRule="auto"/>
        <w:ind w:firstLine="576"/>
        <w:jc w:val="both"/>
      </w:pPr>
      <w:r>
        <w:rPr>
          <w:rFonts w:ascii="Times New Roman" w:hAnsi="Times New Roman"/>
          <w:b w:val="0"/>
          <w:i w:val="0"/>
          <w:color w:val="000000"/>
          <w:sz w:val="26"/>
        </w:rPr>
        <w:t>Với triết lý giáo dục "Trí - Năng - Nhân - Hòa", Nhà trường xác định sứ mạng đào tạo nguồn nhân lực chất lượng cao, có năng lực thực hành vững vàng và khả năng thích ứng linh hoạt với thị trường lao động. Hoạt động khoa học và công nghệ được định vị là trụ cột chiến lược nhằm thúc đẩy đổi mới sáng tạo, chuyển giao tri thức và giải quyết các bài toán công nghệ thực tiễn của doanh nghiệp và địa phương.</w:t>
      </w:r>
    </w:p>
    <w:p>
      <w:pPr>
        <w:spacing w:before="160" w:after="80" w:line="324" w:lineRule="auto"/>
        <w:ind w:firstLine="0"/>
        <w:jc w:val="both"/>
      </w:pPr>
      <w:r>
        <w:rPr>
          <w:rFonts w:ascii="Times New Roman" w:hAnsi="Times New Roman"/>
          <w:b/>
          <w:i w:val="0"/>
          <w:color w:val="000000"/>
          <w:sz w:val="26"/>
        </w:rPr>
        <w:t>2.1.2. Tổ chức bộ máy và nguồn nhân lực</w:t>
      </w:r>
    </w:p>
    <w:p>
      <w:pPr>
        <w:spacing w:before="0" w:after="110" w:line="348" w:lineRule="auto"/>
        <w:ind w:firstLine="576"/>
        <w:jc w:val="both"/>
      </w:pPr>
      <w:r>
        <w:rPr>
          <w:rFonts w:ascii="Times New Roman" w:hAnsi="Times New Roman"/>
          <w:b w:val="0"/>
          <w:i w:val="0"/>
          <w:color w:val="000000"/>
          <w:sz w:val="26"/>
        </w:rPr>
        <w:t>Tính đến năm 2026, tổng số nhân sự cơ hữu của Nhà trường là 252 người, được phân định thành hai khối chức danh rõ rệt: khối giảng viên cơ hữu trực tiếp giảng dạy và nghiên cứu gồm 145 người (chiếm tỷ lệ 57,5%) và khối cán bộ quản lý, nghiên cứu viên, chuyên viên hỗ trợ học thuật tại các phòng ban, trung tâm chức năng gồm 107 người (chiếm tỷ lệ 42,5%). Về cơ cấu học vị của toàn bộ 252 nhân sự toàn trường, Nhà trường có 94 cán bộ có trình độ Tiến sĩ và tương đương (chiếm tỷ lệ 37,3%, trong đó có 25 Giáo sư và Phó Giáo sư), 94 Thạc sĩ và tương đương (chiếm 37,3%) và 64 nhân sự có trình độ đại học hoặc chuyên môn khác (chiếm 25,4%). Đáng chú ý, trong tổng số 94 Tiến sĩ của toàn trường, có tới 87 Tiến sĩ trực tiếp công tác tại các viện, ban chuyên môn giảng dạy (chiếm 60,0% tổng số 145 giảng viên cơ hữu), tập trung cao nhất tại Viện Y - Dược (42 tiến sĩ) và Viện Quản trị và Công nghệ (29 tiến sĩ). Đây là lực lượng nòng cốt tạo ra các giải pháp công nghệ ứng dụng. Chi tiết cơ cấu nhân lực theo đơn vị và trình độ được thể hiện cụ thể tại Bảng 2.1.</w:t>
      </w:r>
    </w:p>
    <w:p>
      <w:pPr>
        <w:spacing w:before="200" w:after="80" w:line="288" w:lineRule="auto"/>
        <w:ind w:firstLine="0"/>
        <w:jc w:val="left"/>
      </w:pPr>
      <w:r>
        <w:rPr>
          <w:rFonts w:ascii="Times New Roman" w:hAnsi="Times New Roman"/>
          <w:b/>
          <w:i w:val="0"/>
          <w:color w:val="000000"/>
          <w:sz w:val="22"/>
        </w:rPr>
        <w:t>Bảng 2.1. Nhân lực Trường Đại học Thành Đô theo đơn vị và trình độ chuyên môn, năm 2026</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trực thuộc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Giảng viên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Tiến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Trong đó GS, PGS</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Thạc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Đại học và khác</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Y -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Quản trị và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Ngôn ngữ - Văn hóa -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Ban Giáo dục cơ bản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Viện Nghiên cứu giáo dục và Chuyển giao tri thức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Trung tâm Dịch vụ và Quản trị hành chính tổng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Các phòng ban và đơn vị chức năng khác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145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sách nhân sự năm 2026 của Trường Đại học Thành Đô. Tiến sĩ và tương đương bao gồm người có học hàm giáo sư, phó giáo sư và bác sĩ chuyên khoa II; thạc sĩ và tương đương bao gồm dược sĩ chuyên khoa I)</w:t>
      </w:r>
    </w:p>
    <w:p>
      <w:pPr>
        <w:spacing w:before="0" w:after="110" w:line="348" w:lineRule="auto"/>
        <w:ind w:firstLine="576"/>
        <w:jc w:val="both"/>
      </w:pPr>
      <w:r>
        <w:rPr>
          <w:rFonts w:ascii="Times New Roman" w:hAnsi="Times New Roman"/>
          <w:b w:val="0"/>
          <w:i w:val="0"/>
          <w:color w:val="000000"/>
          <w:sz w:val="26"/>
        </w:rPr>
        <w:t>Số liệu Bảng 2.1 khẳng định nguồn nhân lực nghiên cứu trình độ cao của Nhà trường tập trung rất lớn tại khối ngành khoa học sức khỏe và công nghệ. Tuy nhiên, việc thiếu vắng cán bộ am hiểu sâu về nghiệp vụ tra cứu sở hữu công nghiệp và viết bản mô tả sáng chế là rào cản lớn đối với việc hiện thực hóa tiềm năng khoa học của đội ngũ giảng viên.</w:t>
      </w:r>
    </w:p>
    <w:p>
      <w:pPr>
        <w:spacing w:before="0" w:after="110" w:line="348" w:lineRule="auto"/>
        <w:ind w:firstLine="576"/>
        <w:jc w:val="both"/>
      </w:pPr>
      <w:r>
        <w:rPr>
          <w:rFonts w:ascii="Times New Roman" w:hAnsi="Times New Roman"/>
          <w:b w:val="0"/>
          <w:i w:val="0"/>
          <w:color w:val="000000"/>
          <w:sz w:val="26"/>
        </w:rPr>
        <w:t>Cơ cấu các đơn vị nghiên cứu và đào tạo của Nhà trường bao gồm các khoa chuyên môn và hai viện nghiên cứu nòng cốt: Viện Quản trị và Công nghệ (Viện REK - thành lập theo Quyết định số 217/QĐ-ĐHTĐ, trên cơ sở kiện toàn Viện Nghiên cứu Giáo dục và Chuyển giao Tri thức) và Viện Y - Dược. Trong đó, Viện Y - Dược tập trung tới 42 Tiến sĩ chuyên ngành Dược học, Y sinh, Hóa sinh và Y học cổ truyền, là đơn vị có mật độ học vị cao nhất và là lực lượng chủ công tạo ra các sáng kiến, công thức thuốc và giải pháp chiết xuất dược liệu có khả năng bảo hộ sáng chế.</w:t>
      </w:r>
    </w:p>
    <w:p>
      <w:pPr>
        <w:spacing w:before="0" w:after="110" w:line="348" w:lineRule="auto"/>
        <w:ind w:firstLine="576"/>
        <w:jc w:val="both"/>
      </w:pPr>
      <w:r>
        <w:rPr>
          <w:rFonts w:ascii="Times New Roman" w:hAnsi="Times New Roman"/>
          <w:b w:val="0"/>
          <w:i w:val="0"/>
          <w:color w:val="000000"/>
          <w:sz w:val="26"/>
        </w:rPr>
        <w:t>Về mô hình quản lý quyền sở hữu trí tuệ, Nhà trường chưa thành lập bộ phận chuyên trách độc lập. Trách nhiệm quản lý hiện đang được phân công kiêm nhiệm cho ba đầu mối chính: Phòng Quản lý Khoa học và Công nghệ (chịu trách nhiệm tiếp nhận hồ sơ đề tài, theo dõi tiến độ, thống kê sản phẩm khoa học và làm đầu mối hỗ trợ nộp đơn sáng chế), Bộ phận Pháp chế (chịu trách nhiệm thẩm định pháp lý các hợp đồng, tư vấn thủ tục xác lập quyền nhãn hiệu và bảo vệ thương hiệu) và Viện Quản trị và Công nghệ (Viện REK - đơn vị nghiên cứu khoa học và công nghệ có giấy phép hoạt động, đóng vai trò đầu mối kết nối doanh nghiệp, thương thảo chuyển giao công nghệ và khai thác thương mại kết quả nghiên cứu).</w:t>
      </w:r>
    </w:p>
    <w:p>
      <w:pPr>
        <w:spacing w:before="160" w:after="80" w:line="288" w:lineRule="auto"/>
        <w:ind w:firstLine="0"/>
        <w:jc w:val="center"/>
      </w:pPr>
      <w:r>
        <w:rPr>
          <w:rFonts w:ascii="Times New Roman" w:hAnsi="Times New Roman"/>
          <w:b/>
          <w:i w:val="0"/>
          <w:color w:val="000000"/>
          <w:sz w:val="22"/>
        </w:rPr>
        <w:t>Hình 2.3. Phân công đầu mối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w:t>
      </w:r>
    </w:p>
    <w:p>
      <w:pPr>
        <w:spacing w:before="0" w:after="110" w:line="348" w:lineRule="auto"/>
        <w:ind w:firstLine="576"/>
        <w:jc w:val="both"/>
      </w:pPr>
      <w:r>
        <w:rPr>
          <w:rFonts w:ascii="Times New Roman" w:hAnsi="Times New Roman"/>
          <w:b w:val="0"/>
          <w:i w:val="0"/>
          <w:color w:val="000000"/>
          <w:sz w:val="26"/>
        </w:rPr>
        <w:t>+----------------------------------- BAN GIÁM HIỆU -----------------------------------+</w:t>
      </w:r>
    </w:p>
    <w:tbl>
      <w:tblPr>
        <w:tblW w:type="auto" w:w="0"/>
        <w:jc w:val="center"/>
        <w:tblLayout w:type="autofit"/>
        <w:tblLook w:firstColumn="1" w:firstRow="1" w:lastColumn="0" w:lastRow="0" w:noHBand="0" w:noVBand="1" w:val="04A0"/>
      </w:tblPr>
      <w:tblGrid>
        <w:gridCol w:w="9071"/>
      </w:tblGrid>
      <w:t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[PHÒNG KHOA HỌC CÔNG NGHỆ]      [BỘ PHẬN PHÁP CHẾ]         [VIỆN REK (TỔ CHỨC KH&amp;CN)]</w:t>
            </w:r>
          </w:p>
        </w:tc>
      </w:tr>
      <w:t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Quản lý đề tài &amp; TSTT           Rà soát pháp lý, nhãn hiệu Đầu mối kết nối DN &amp; CGCN</w:t>
            </w:r>
          </w:p>
        </w:tc>
      </w:tr>
    </w:tbl>
    <w:p>
      <w:pPr>
        <w:spacing w:before="0" w:after="80" w:line="240" w:lineRule="auto"/>
      </w:pPr>
    </w:p>
    <w:p>
      <w:pPr>
        <w:spacing w:before="0" w:after="110" w:line="348" w:lineRule="auto"/>
        <w:ind w:firstLine="576"/>
        <w:jc w:val="both"/>
      </w:pPr>
      <w:r>
        <w:rPr>
          <w:rFonts w:ascii="Times New Roman" w:hAnsi="Times New Roman"/>
          <w:b w:val="0"/>
          <w:i w:val="0"/>
          <w:color w:val="000000"/>
          <w:sz w:val="26"/>
        </w:rPr>
        <w:t>+-------------------------------------------------------------------------------------+</w:t>
      </w:r>
    </w:p>
    <w:p>
      <w:pPr>
        <w:spacing w:before="0" w:after="110" w:line="348" w:lineRule="auto"/>
        <w:ind w:firstLine="576"/>
        <w:jc w:val="both"/>
      </w:pPr>
      <w:r>
        <w:rPr>
          <w:rFonts w:ascii="Times New Roman" w:hAnsi="Times New Roman"/>
          <w:b w:val="0"/>
          <w:i w:val="0"/>
          <w:color w:val="000000"/>
          <w:sz w:val="26"/>
        </w:rPr>
        <w:t>|</w:t>
      </w:r>
    </w:p>
    <w:p>
      <w:pPr>
        <w:spacing w:before="0" w:after="110" w:line="348" w:lineRule="auto"/>
        <w:ind w:firstLine="576"/>
        <w:jc w:val="both"/>
      </w:pPr>
      <w:r>
        <w:rPr>
          <w:rFonts w:ascii="Times New Roman" w:hAnsi="Times New Roman"/>
          <w:b w:val="0"/>
          <w:i w:val="0"/>
          <w:color w:val="000000"/>
          <w:sz w:val="26"/>
        </w:rPr>
        <w:t>[CÁC VIỆN NGHIÊN CỨU &amp; KHOA (Trọng tâm: Viện Y - Dược 42 tiến sĩ)]</w:t>
      </w:r>
    </w:p>
    <w:p>
      <w:pPr>
        <w:spacing w:before="0" w:after="110" w:line="348" w:lineRule="auto"/>
        <w:ind w:firstLine="576"/>
        <w:jc w:val="both"/>
      </w:pPr>
      <w:r>
        <w:rPr>
          <w:rFonts w:ascii="Times New Roman" w:hAnsi="Times New Roman"/>
          <w:b w:val="0"/>
          <w:i w:val="0"/>
          <w:color w:val="000000"/>
          <w:sz w:val="26"/>
        </w:rPr>
        <w:t>Sáng tạo kết quả nghiên cứu, giải pháp kỹ thuật, công thức, mẫu thử</w:t>
      </w:r>
    </w:p>
    <w:p>
      <w:pPr>
        <w:spacing w:before="0" w:after="110" w:line="348" w:lineRule="auto"/>
        <w:ind w:firstLine="576"/>
        <w:jc w:val="both"/>
      </w:pPr>
      <w:r>
        <w:rPr>
          <w:rFonts w:ascii="Times New Roman" w:hAnsi="Times New Roman"/>
          <w:b w:val="0"/>
          <w:i w:val="0"/>
          <w:color w:val="000000"/>
          <w:sz w:val="26"/>
        </w:rPr>
        <w:t>`</w:t>
      </w:r>
    </w:p>
    <w:p>
      <w:pPr>
        <w:spacing w:before="40" w:after="160" w:line="276" w:lineRule="auto"/>
        <w:ind w:firstLine="0"/>
        <w:jc w:val="center"/>
      </w:pPr>
      <w:r>
        <w:rPr>
          <w:rFonts w:ascii="Times New Roman" w:hAnsi="Times New Roman"/>
          <w:b w:val="0"/>
          <w:i/>
          <w:color w:val="000000"/>
          <w:sz w:val="20"/>
        </w:rPr>
        <w:t>(Nguồn: Nhóm nghiên cứu tổng hợp từ Quyết định số 213/QĐ-ĐHTĐ và Quyết định số 217/QĐ-ĐHTĐ)</w:t>
      </w:r>
    </w:p>
    <w:p>
      <w:pPr>
        <w:spacing w:before="0" w:after="110" w:line="348" w:lineRule="auto"/>
        <w:ind w:firstLine="576"/>
        <w:jc w:val="both"/>
      </w:pPr>
      <w:r>
        <w:rPr>
          <w:rFonts w:ascii="Times New Roman" w:hAnsi="Times New Roman"/>
          <w:b w:val="0"/>
          <w:i w:val="0"/>
          <w:color w:val="000000"/>
          <w:sz w:val="26"/>
        </w:rPr>
        <w:t>Thực trạng phân công tại Hình 2.3 phản ánh mô hình quản lý phân tán. Mặc dù các đơn vị đều có chức năng gắn liền với chuỗi giá trị sở hữu trí tuệ, nhưng giữa các bên chưa có quy chế phối hợp liên thông và chưa thiết lập được cơ chế chia sẻ thông tin kịp thời để nhận diện tài sản trí tuệ ngay từ khi đề tài nghiên cứu bắt đầu triển khai.</w:t>
      </w:r>
    </w:p>
    <w:p>
      <w:pPr>
        <w:spacing w:before="160" w:after="80" w:line="324" w:lineRule="auto"/>
        <w:ind w:firstLine="0"/>
        <w:jc w:val="both"/>
      </w:pPr>
      <w:r>
        <w:rPr>
          <w:rFonts w:ascii="Times New Roman" w:hAnsi="Times New Roman"/>
          <w:b/>
          <w:i w:val="0"/>
          <w:color w:val="000000"/>
          <w:sz w:val="26"/>
        </w:rPr>
        <w:t>2.1.3. Hoạt động nghiên cứu khoa học giai đoạn 2021 - 2025</w:t>
      </w:r>
    </w:p>
    <w:p>
      <w:pPr>
        <w:spacing w:before="0" w:after="110" w:line="348" w:lineRule="auto"/>
        <w:ind w:firstLine="576"/>
        <w:jc w:val="both"/>
      </w:pPr>
      <w:r>
        <w:rPr>
          <w:rFonts w:ascii="Times New Roman" w:hAnsi="Times New Roman"/>
          <w:b w:val="0"/>
          <w:i w:val="0"/>
          <w:color w:val="000000"/>
          <w:sz w:val="26"/>
        </w:rPr>
        <w:t>Giai đoạn 2021 - 2025 ghi nhận bước phát triển nhảy vọt về số lượng và chất lượng sản phẩm khoa học công nghệ của Trường Đại học Thành Đô. Tổng số sản phẩm khoa học công nghệ được ghi nhận trong toàn giai đoạn đạt 582 bản ghi sau chuẩn hóa, với tốc độ tăng trưởng bình quân hàng năm đạt trên 36%.</w:t>
      </w:r>
    </w:p>
    <w:p>
      <w:pPr>
        <w:spacing w:before="160" w:after="80" w:line="288" w:lineRule="auto"/>
        <w:ind w:firstLine="0"/>
        <w:jc w:val="center"/>
      </w:pPr>
      <w:r>
        <w:rPr>
          <w:rFonts w:ascii="Times New Roman" w:hAnsi="Times New Roman"/>
          <w:b/>
          <w:i w:val="0"/>
          <w:color w:val="000000"/>
          <w:sz w:val="22"/>
        </w:rPr>
        <w:t>Hình 2.1. Cơ cấu và diễn biến sản phẩm khoa học theo năm, giai đoạn 2021 - 2025</w:t>
      </w:r>
    </w:p>
    <w:p>
      <w:pPr>
        <w:spacing w:before="0" w:after="20" w:line="252" w:lineRule="auto"/>
        <w:ind w:left="288"/>
        <w:jc w:val="left"/>
      </w:pPr>
      <w:r>
        <w:rPr>
          <w:rFonts w:ascii="Consolas" w:hAnsi="Consolas"/>
          <w:b w:val="0"/>
          <w:i w:val="0"/>
          <w:color w:val="000000"/>
          <w:sz w:val="17"/>
        </w:rPr>
        <w:t>Số lượng sản phẩm                                       Tổng: 582 sản phẩm</w:t>
      </w:r>
    </w:p>
    <w:p>
      <w:pPr>
        <w:spacing w:before="0" w:after="20" w:line="252" w:lineRule="auto"/>
        <w:ind w:left="288"/>
        <w:jc w:val="left"/>
      </w:pPr>
      <w:r>
        <w:rPr>
          <w:rFonts w:ascii="Consolas" w:hAnsi="Consolas"/>
          <w:b w:val="0"/>
          <w:i w:val="0"/>
          <w:color w:val="000000"/>
          <w:sz w:val="17"/>
        </w:rPr>
        <w:t>200 |                                                 [192] (33,0%)</w:t>
      </w:r>
    </w:p>
    <w:p>
      <w:pPr>
        <w:spacing w:before="0" w:after="20" w:line="252" w:lineRule="auto"/>
        <w:ind w:left="288"/>
        <w:jc w:val="left"/>
      </w:pPr>
      <w:r>
        <w:rPr>
          <w:rFonts w:ascii="Consolas" w:hAnsi="Consolas"/>
          <w:b w:val="0"/>
          <w:i w:val="0"/>
          <w:color w:val="000000"/>
          <w:sz w:val="17"/>
        </w:rPr>
        <w:t>150 |                                      [128] (22,0%)</w:t>
      </w:r>
    </w:p>
    <w:p>
      <w:pPr>
        <w:spacing w:before="0" w:after="20" w:line="252" w:lineRule="auto"/>
        <w:ind w:left="288"/>
        <w:jc w:val="left"/>
      </w:pPr>
      <w:r>
        <w:rPr>
          <w:rFonts w:ascii="Consolas" w:hAnsi="Consolas"/>
          <w:b w:val="0"/>
          <w:i w:val="0"/>
          <w:color w:val="000000"/>
          <w:sz w:val="17"/>
        </w:rPr>
        <w:t>100 |                          [100] (17,2%)</w:t>
      </w:r>
    </w:p>
    <w:p>
      <w:pPr>
        <w:spacing w:before="0" w:after="20" w:line="252" w:lineRule="auto"/>
        <w:ind w:left="288"/>
        <w:jc w:val="left"/>
      </w:pPr>
      <w:r>
        <w:rPr>
          <w:rFonts w:ascii="Consolas" w:hAnsi="Consolas"/>
          <w:b w:val="0"/>
          <w:i w:val="0"/>
          <w:color w:val="000000"/>
          <w:sz w:val="17"/>
        </w:rPr>
        <w:t xml:space="preserve"> 50 |               [56] (9,6%)            [85] (14,6%)</w:t>
      </w:r>
    </w:p>
    <w:p>
      <w:pPr>
        <w:spacing w:before="0" w:after="20" w:line="252" w:lineRule="auto"/>
        <w:ind w:left="288"/>
        <w:jc w:val="left"/>
      </w:pPr>
      <w:r>
        <w:rPr>
          <w:rFonts w:ascii="Consolas" w:hAnsi="Consolas"/>
          <w:b w:val="0"/>
          <w:i w:val="0"/>
          <w:color w:val="000000"/>
          <w:sz w:val="17"/>
        </w:rPr>
        <w:t xml:space="preserve">  0 +---------------+----------+-----------+----------+-----------&gt; Năm</w:t>
      </w:r>
    </w:p>
    <w:p>
      <w:pPr>
        <w:spacing w:before="0" w:after="20" w:line="252" w:lineRule="auto"/>
        <w:ind w:left="288"/>
        <w:jc w:val="left"/>
      </w:pPr>
      <w:r>
        <w:rPr>
          <w:rFonts w:ascii="Consolas" w:hAnsi="Consolas"/>
          <w:b w:val="0"/>
          <w:i w:val="0"/>
          <w:color w:val="000000"/>
          <w:sz w:val="17"/>
        </w:rPr>
        <w:t xml:space="preserve">                  2021       2022        2023       2024       2025</w:t>
      </w:r>
    </w:p>
    <w:p>
      <w:pPr>
        <w:spacing w:before="40" w:after="160" w:line="276" w:lineRule="auto"/>
        <w:ind w:firstLine="0"/>
        <w:jc w:val="center"/>
      </w:pPr>
      <w:r>
        <w:rPr>
          <w:rFonts w:ascii="Times New Roman" w:hAnsi="Times New Roman"/>
          <w:b w:val="0"/>
          <w:i/>
          <w:color w:val="000000"/>
          <w:sz w:val="20"/>
        </w:rPr>
        <w:t>(Nguồn: Nhóm nghiên cứu tổng hợp từ cơ sở dữ liệu khoa học công nghệ Trường Đại học Thành Đô)</w:t>
      </w:r>
    </w:p>
    <w:p>
      <w:pPr>
        <w:spacing w:before="200" w:after="80" w:line="288" w:lineRule="auto"/>
        <w:ind w:firstLine="0"/>
        <w:jc w:val="left"/>
      </w:pPr>
      <w:r>
        <w:rPr>
          <w:rFonts w:ascii="Times New Roman" w:hAnsi="Times New Roman"/>
          <w:b/>
          <w:i w:val="0"/>
          <w:color w:val="000000"/>
          <w:sz w:val="22"/>
        </w:rPr>
        <w:t>Bảng 2.2. Sản phẩm khoa học của Trường Đại học Thành Đô, giai đoạn 2021 - 2025</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sản phẩm khoa học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cộng</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trong nước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297</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115</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(Trong đó bài quốc tế có phân hạng)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39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71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Giáo trình và tài liệu học liệu nội bộ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87</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Sách chuyên khảo, tham khảo (ISBN)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khoa học công nghệ cấp cơ sở</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38</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gia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13</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 số bản ghi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192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582</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các danh mục thống kê sản phẩm khoa học của Phòng Khoa học Công nghệ. Tham luận hội thảo quốc gia không có trường thời gian năm nên ghi nhận theo tổng số bản ghi trong kỳ. Đề tài cấp cơ sở tính theo năm ghi trong mã số đề tài; đề tài cấp quốc gia tính theo năm phê duyệt kinh phí. Do đơn vị tính của các dòng khác nhau nên tổng cộng phản ánh tổng số bản ghi sản phẩm khoa học công nghệ, không phản ánh số lượng sản phẩm độc lập tuyệt đối)</w:t>
      </w:r>
    </w:p>
    <w:p>
      <w:pPr>
        <w:spacing w:before="0" w:after="110" w:line="348" w:lineRule="auto"/>
        <w:ind w:firstLine="576"/>
        <w:jc w:val="both"/>
      </w:pPr>
      <w:r>
        <w:rPr>
          <w:rFonts w:ascii="Times New Roman" w:hAnsi="Times New Roman"/>
          <w:b w:val="0"/>
          <w:i w:val="0"/>
          <w:color w:val="000000"/>
          <w:sz w:val="26"/>
        </w:rPr>
        <w:t>Theo số liệu Bảng 2.2 và Hình 2.1, số lượng sản phẩm khoa học tăng từ 56 sản phẩm năm 2021 lên 192 sản phẩm năm 2025 (tăng gấp 3,4 lần). Trong tổng số 582 sản phẩm, các công bố học thuật chiếm ưu thế tuyệt đối: 161 bài báo trên các tạp chí khoa học (gồm 71 bài quốc tế thuộc danh mục WoS, Scopus và quốc tế uy tín, cùng 90 bài trên các tạp chí chuyên ngành trong nước); 87 giáo trình và sách chuyên khảo (trong đó có 8 cuốn sách được xuất bản chính thức có mã chuẩn ISBN); 296 bài kỷ yếu hội thảo khoa học các cấp; 38 đề tài nghiên cứu khoa học cấp cơ sở đã nghiệm thu; và 3 đề tài nghiên cứu cấp quốc gia do Quỹ Phát triển Khoa học và Công nghệ Quốc gia (NAFOSTED) tài trợ với tổng kinh phí 4,67 tỷ đồng.</w:t>
      </w:r>
    </w:p>
    <w:p>
      <w:pPr>
        <w:spacing w:before="160" w:after="80" w:line="288" w:lineRule="auto"/>
        <w:ind w:firstLine="0"/>
        <w:jc w:val="center"/>
      </w:pPr>
      <w:r>
        <w:rPr>
          <w:rFonts w:ascii="Times New Roman" w:hAnsi="Times New Roman"/>
          <w:b/>
          <w:i w:val="0"/>
          <w:color w:val="000000"/>
          <w:sz w:val="22"/>
        </w:rPr>
        <w:t>Hình 2.4. Số đề tài cấp cơ sở theo hình thức kinh phí và kinh phí Nhà trường cấp, giai đoạn 2021 - 2025</w:t>
      </w:r>
    </w:p>
    <w:p>
      <w:pPr>
        <w:spacing w:before="0" w:after="20" w:line="252" w:lineRule="auto"/>
        <w:ind w:left="288"/>
        <w:jc w:val="left"/>
      </w:pPr>
      <w:r>
        <w:rPr>
          <w:rFonts w:ascii="Consolas" w:hAnsi="Consolas"/>
          <w:b w:val="0"/>
          <w:i w:val="0"/>
          <w:color w:val="000000"/>
          <w:sz w:val="17"/>
        </w:rPr>
        <w:t>Kinh phí (triệu đồng) / Số đề tài                      Tổng: 38 đề tài / 424,75 triệu đồng</w:t>
      </w:r>
    </w:p>
    <w:p>
      <w:pPr>
        <w:spacing w:before="0" w:after="20" w:line="252" w:lineRule="auto"/>
        <w:ind w:left="288"/>
        <w:jc w:val="left"/>
      </w:pPr>
      <w:r>
        <w:rPr>
          <w:rFonts w:ascii="Consolas" w:hAnsi="Consolas"/>
          <w:b w:val="0"/>
          <w:i w:val="0"/>
          <w:color w:val="000000"/>
          <w:sz w:val="17"/>
        </w:rPr>
        <w:t>160 |                                                  [145,00 trđ] (4 có KP, 3 chỉ giờ)</w:t>
      </w:r>
    </w:p>
    <w:p>
      <w:pPr>
        <w:spacing w:before="0" w:after="20" w:line="252" w:lineRule="auto"/>
        <w:ind w:left="288"/>
        <w:jc w:val="left"/>
      </w:pPr>
      <w:r>
        <w:rPr>
          <w:rFonts w:ascii="Consolas" w:hAnsi="Consolas"/>
          <w:b w:val="0"/>
          <w:i w:val="0"/>
          <w:color w:val="000000"/>
          <w:sz w:val="17"/>
        </w:rPr>
        <w:t>120 |                                        [125,75 trđ] (5 có KP, 3 tài trợ)</w:t>
      </w:r>
    </w:p>
    <w:p>
      <w:pPr>
        <w:spacing w:before="0" w:after="20" w:line="252" w:lineRule="auto"/>
        <w:ind w:left="288"/>
        <w:jc w:val="left"/>
      </w:pPr>
      <w:r>
        <w:rPr>
          <w:rFonts w:ascii="Consolas" w:hAnsi="Consolas"/>
          <w:b w:val="0"/>
          <w:i w:val="0"/>
          <w:color w:val="000000"/>
          <w:sz w:val="17"/>
        </w:rPr>
        <w:t xml:space="preserve"> 80 |                             [70,00 trđ] (7 có KP)</w:t>
      </w:r>
    </w:p>
    <w:p>
      <w:pPr>
        <w:spacing w:before="0" w:after="20" w:line="252" w:lineRule="auto"/>
        <w:ind w:left="288"/>
        <w:jc w:val="left"/>
      </w:pPr>
      <w:r>
        <w:rPr>
          <w:rFonts w:ascii="Consolas" w:hAnsi="Consolas"/>
          <w:b w:val="0"/>
          <w:i w:val="0"/>
          <w:color w:val="000000"/>
          <w:sz w:val="17"/>
        </w:rPr>
        <w:t xml:space="preserve"> 40 |                  [84,00 trđ] (3 có KP, 7 chỉ giờ)</w:t>
      </w:r>
    </w:p>
    <w:p>
      <w:pPr>
        <w:spacing w:before="0" w:after="20" w:line="252" w:lineRule="auto"/>
        <w:ind w:left="288"/>
        <w:jc w:val="left"/>
      </w:pPr>
      <w:r>
        <w:rPr>
          <w:rFonts w:ascii="Consolas" w:hAnsi="Consolas"/>
          <w:b w:val="0"/>
          <w:i w:val="0"/>
          <w:color w:val="000000"/>
          <w:sz w:val="17"/>
        </w:rPr>
        <w:t xml:space="preserve">  0 +--- [0 trđ] ------+----------+----------+---------+-----------&gt; Năm</w:t>
      </w:r>
    </w:p>
    <w:p>
      <w:pPr>
        <w:spacing w:before="0" w:after="20" w:line="252" w:lineRule="auto"/>
        <w:ind w:left="288"/>
        <w:jc w:val="left"/>
      </w:pPr>
      <w:r>
        <w:rPr>
          <w:rFonts w:ascii="Consolas" w:hAnsi="Consolas"/>
          <w:b w:val="0"/>
          <w:i w:val="0"/>
          <w:color w:val="000000"/>
          <w:sz w:val="17"/>
        </w:rPr>
        <w:t xml:space="preserve">        2021 (6 đề tài)   2022 (10)  2023 (7)   2024 (8)   2025 (7)</w:t>
      </w:r>
    </w:p>
    <w:p>
      <w:pPr>
        <w:spacing w:before="40" w:after="160" w:line="276" w:lineRule="auto"/>
        <w:ind w:firstLine="0"/>
        <w:jc w:val="center"/>
      </w:pPr>
      <w:r>
        <w:rPr>
          <w:rFonts w:ascii="Times New Roman" w:hAnsi="Times New Roman"/>
          <w:b w:val="0"/>
          <w:i/>
          <w:color w:val="000000"/>
          <w:sz w:val="20"/>
        </w:rPr>
        <w:t>(Nguồn: Nhóm nghiên cứu tổng hợp từ danh mục thuyết minh và quyết toán đề tài cấp cơ sở)</w:t>
      </w:r>
    </w:p>
    <w:p>
      <w:pPr>
        <w:spacing w:before="0" w:after="110" w:line="348" w:lineRule="auto"/>
        <w:ind w:firstLine="576"/>
        <w:jc w:val="both"/>
      </w:pPr>
      <w:r>
        <w:rPr>
          <w:rFonts w:ascii="Times New Roman" w:hAnsi="Times New Roman"/>
          <w:b w:val="0"/>
          <w:i w:val="0"/>
          <w:color w:val="000000"/>
          <w:sz w:val="26"/>
        </w:rPr>
        <w:t>Hoạt động nghiên cứu khoa học cấp cơ sở có sự chuyển biến căn bản về cơ chế tài chính. Trong 38 đề tài được thực hiện giai đoạn 2021 - 2025 với tổng kinh phí Nhà trường cấp là 424,75 triệu đồng, năm 2021 Nhà trường chưa bố trí ngân sách tiền mặt mà chỉ tính giờ nghĩa vụ nghiên cứu khoa học (6 đề tài). Từ năm 2022, dòng ngân sách cấp trực tiếp bắt đầu được phân bổ và tăng trưởng liên tục: năm 2022 cấp 84,00 triệu đồng (3 đề tài có kinh phí, 7 đề tài tính giờ); năm 2023 cấp 70,00 triệu đồng (7 đề tài); năm 2024 cấp 125,75 triệu đồng (5 đề tài có kinh phí, 3 đề tài nhận thêm tài trợ doanh nghiệp); và năm 2025 đạt 145,00 triệu đồng (4 đề tài có kinh phí, 3 đề tài tính giờ). Mức kinh phí bình quân cho mỗi đề tài được cấp vốn tăng từ 28,00 triệu đồng (năm 2022) lên 36,25 triệu đồng (năm 2025), tạo điều kiện cho các nhóm tác giả mua sắm nguyên vật liệu và thực hiện các thí nghiệm chuyên sâu.</w:t>
      </w:r>
    </w:p>
    <w:p>
      <w:pPr>
        <w:spacing w:before="240" w:after="120" w:line="324" w:lineRule="auto"/>
        <w:ind w:firstLine="0"/>
        <w:jc w:val="both"/>
      </w:pPr>
      <w:r>
        <w:rPr>
          <w:rFonts w:ascii="Times New Roman" w:hAnsi="Times New Roman"/>
          <w:b/>
          <w:i w:val="0"/>
          <w:color w:val="000000"/>
          <w:sz w:val="26"/>
        </w:rPr>
        <w:t>2.2. Thực trạng quản lý quyền sở hữu trí tuệ</w:t>
      </w:r>
    </w:p>
    <w:p>
      <w:pPr>
        <w:spacing w:before="160" w:after="80" w:line="324" w:lineRule="auto"/>
        <w:ind w:firstLine="0"/>
        <w:jc w:val="both"/>
      </w:pPr>
      <w:r>
        <w:rPr>
          <w:rFonts w:ascii="Times New Roman" w:hAnsi="Times New Roman"/>
          <w:b/>
          <w:i w:val="0"/>
          <w:color w:val="000000"/>
          <w:sz w:val="26"/>
        </w:rPr>
        <w:t>2.2.1. Sáng tạo tài sản trí tuệ</w:t>
      </w:r>
    </w:p>
    <w:p>
      <w:pPr>
        <w:spacing w:before="0" w:after="110" w:line="348" w:lineRule="auto"/>
        <w:ind w:firstLine="576"/>
        <w:jc w:val="both"/>
      </w:pPr>
      <w:r>
        <w:rPr>
          <w:rFonts w:ascii="Times New Roman" w:hAnsi="Times New Roman"/>
          <w:b w:val="0"/>
          <w:i w:val="0"/>
          <w:color w:val="000000"/>
          <w:sz w:val="26"/>
        </w:rPr>
        <w:t>Khung thể chế điều chỉnh hoạt động sáng tạo khoa học công nghệ của Nhà trường được xác lập thông qua Quyết định số 213/QĐ-ĐHTĐ ngày 15/4/2021 ban hành Quy chế quản lý hoạt động khoa học và công nghệ, sau đó được sửa đổi, bổ sung một số điều tại Quyết định số 217/QĐ-ĐHTĐ. Hệ thống quy chế đã lượng hóa hoạt động nghiên cứu khoa học thông qua định mức quy đổi giờ chuẩn và chính sách khen thưởng tài chính.</w:t>
      </w:r>
    </w:p>
    <w:p>
      <w:pPr>
        <w:spacing w:before="160" w:after="80" w:line="288" w:lineRule="auto"/>
        <w:ind w:firstLine="0"/>
        <w:jc w:val="center"/>
      </w:pPr>
      <w:r>
        <w:rPr>
          <w:rFonts w:ascii="Times New Roman" w:hAnsi="Times New Roman"/>
          <w:b/>
          <w:i w:val="0"/>
          <w:color w:val="000000"/>
          <w:sz w:val="22"/>
        </w:rPr>
        <w:t>Hình 2.5. Giờ nghiên cứu quy đổi và mức thưởng bằng tiền theo loại sản phẩm khoa học</w:t>
      </w:r>
    </w:p>
    <w:p>
      <w:pPr>
        <w:spacing w:before="0" w:after="20" w:line="252" w:lineRule="auto"/>
        <w:ind w:left="288"/>
        <w:jc w:val="left"/>
      </w:pPr>
      <w:r>
        <w:rPr>
          <w:rFonts w:ascii="Consolas" w:hAnsi="Consolas"/>
          <w:b w:val="0"/>
          <w:i w:val="0"/>
          <w:color w:val="000000"/>
          <w:sz w:val="17"/>
        </w:rPr>
        <w:t>Loại hình sản phẩm           Giờ quy đổi chuẩn           Thưởng tiền mặt (QĐ 213/217)</w:t>
      </w:r>
    </w:p>
    <w:p>
      <w:pPr>
        <w:spacing w:before="0" w:after="20" w:line="252" w:lineRule="auto"/>
        <w:ind w:left="288"/>
        <w:jc w:val="left"/>
      </w:pPr>
      <w:r>
        <w:rPr>
          <w:rFonts w:ascii="Consolas" w:hAnsi="Consolas"/>
          <w:b w:val="0"/>
          <w:i w:val="0"/>
          <w:color w:val="000000"/>
          <w:sz w:val="17"/>
        </w:rPr>
        <w:t>Sáng chế quốc tế             600 giờ                     Chưa có định mức tiền mặt</w:t>
      </w:r>
    </w:p>
    <w:p>
      <w:pPr>
        <w:spacing w:before="0" w:after="20" w:line="252" w:lineRule="auto"/>
        <w:ind w:left="288"/>
        <w:jc w:val="left"/>
      </w:pPr>
      <w:r>
        <w:rPr>
          <w:rFonts w:ascii="Consolas" w:hAnsi="Consolas"/>
          <w:b w:val="0"/>
          <w:i w:val="0"/>
          <w:color w:val="000000"/>
          <w:sz w:val="17"/>
        </w:rPr>
        <w:t>Sáng chế Việt Nam            360 giờ                     Chưa có định mức tiền mặt</w:t>
      </w:r>
    </w:p>
    <w:p>
      <w:pPr>
        <w:spacing w:before="0" w:after="20" w:line="252" w:lineRule="auto"/>
        <w:ind w:left="288"/>
        <w:jc w:val="left"/>
      </w:pPr>
      <w:r>
        <w:rPr>
          <w:rFonts w:ascii="Consolas" w:hAnsi="Consolas"/>
          <w:b w:val="0"/>
          <w:i w:val="0"/>
          <w:color w:val="000000"/>
          <w:sz w:val="17"/>
        </w:rPr>
        <w:t>Giải pháp hữu ích            180 giờ                     Chưa có định mức tiền mặt</w:t>
      </w:r>
    </w:p>
    <w:p>
      <w:pPr>
        <w:spacing w:before="0" w:after="20" w:line="252" w:lineRule="auto"/>
        <w:ind w:left="288"/>
        <w:jc w:val="left"/>
      </w:pPr>
      <w:r>
        <w:rPr>
          <w:rFonts w:ascii="Consolas" w:hAnsi="Consolas"/>
          <w:b w:val="0"/>
          <w:i w:val="0"/>
          <w:color w:val="000000"/>
          <w:sz w:val="17"/>
        </w:rPr>
        <w:t>Bài báo WoS Q1 / Q2          300 / 270 giờ               20 triệu / 15 triệu đồng</w:t>
      </w:r>
    </w:p>
    <w:p>
      <w:pPr>
        <w:spacing w:before="0" w:after="20" w:line="252" w:lineRule="auto"/>
        <w:ind w:left="288"/>
        <w:jc w:val="left"/>
      </w:pPr>
      <w:r>
        <w:rPr>
          <w:rFonts w:ascii="Consolas" w:hAnsi="Consolas"/>
          <w:b w:val="0"/>
          <w:i w:val="0"/>
          <w:color w:val="000000"/>
          <w:sz w:val="17"/>
        </w:rPr>
        <w:t>Bài báo WoS Q3 / Q4          240 giờ                     12 triệu / 10 triệu đồng</w:t>
      </w:r>
    </w:p>
    <w:p>
      <w:pPr>
        <w:spacing w:before="40" w:after="160" w:line="276" w:lineRule="auto"/>
        <w:ind w:firstLine="0"/>
        <w:jc w:val="center"/>
      </w:pPr>
      <w:r>
        <w:rPr>
          <w:rFonts w:ascii="Times New Roman" w:hAnsi="Times New Roman"/>
          <w:b w:val="0"/>
          <w:i/>
          <w:color w:val="000000"/>
          <w:sz w:val="20"/>
        </w:rPr>
        <w:t>(Nguồn: Nhóm nghiên cứu trích xuất từ Quyết định số 213/QĐ-ĐHTĐ và Quyết định số 217/QĐ-ĐHTĐ)</w:t>
      </w:r>
    </w:p>
    <w:p>
      <w:pPr>
        <w:spacing w:before="0" w:after="110" w:line="348" w:lineRule="auto"/>
        <w:ind w:firstLine="576"/>
        <w:jc w:val="both"/>
      </w:pPr>
      <w:r>
        <w:rPr>
          <w:rFonts w:ascii="Times New Roman" w:hAnsi="Times New Roman"/>
          <w:b w:val="0"/>
          <w:i w:val="0"/>
          <w:color w:val="000000"/>
          <w:sz w:val="26"/>
        </w:rPr>
        <w:t>Quy chế hiện hành quy định mức quy đổi giờ nghiên cứu khoa học cho văn bằng sở hữu công nghiệp ở mức rất cao: sáng chế quốc tế được tính 600 giờ, sáng chế Việt Nam được tính 360 giờ và giải pháp hữu ích được tính 180 giờ. Tuy nhiên, quy chế lại chưa quy định mức thưởng bằng tiền mặt đối với các văn bằng sở hữu công nghiệp này. Trong khi đó, các bài báo khoa học quốc tế thuộc danh mục WoS được áp dụng cơ chế khen thưởng tài chính trực tiếp rất hấp dẫn: nhóm Q1 được thưởng 20 triệu đồng tiền mặt và quy đổi 300 giờ; nhóm Q2 thưởng 15 triệu đồng và 270 giờ; nhóm Q3 thưởng 12 triệu đồng và 240 giờ; nhóm Q4 thưởng 10 triệu đồng và 240 giờ. Sự bất cân xứng về động lực tài chính thúc đẩy giảng viên dồn toàn bộ nỗ lực vào việc viết bài báo công bố trên các tạp chí quốc tế để nhận tiền thưởng ngay, thay vì theo đuổi thủ tục đăng ký bảo hộ sáng chế vốn đòi hỏi nhiều công sức và thời gian thẩm định kéo dài.</w:t>
      </w:r>
    </w:p>
    <w:p>
      <w:pPr>
        <w:spacing w:before="200" w:after="80" w:line="288" w:lineRule="auto"/>
        <w:ind w:firstLine="0"/>
        <w:jc w:val="left"/>
      </w:pPr>
      <w:r>
        <w:rPr>
          <w:rFonts w:ascii="Times New Roman" w:hAnsi="Times New Roman"/>
          <w:b/>
          <w:i w:val="0"/>
          <w:color w:val="000000"/>
          <w:sz w:val="22"/>
        </w:rPr>
        <w:t>Bảng 2.4. Ba kênh tài trợ nghiên cứu và cơ chế chi cho xác lập quyền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Kênh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mô</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Cơ chế chi cho xác lập quyền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Kết quả tài sản trí tuệ trong kỳ</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Đề tài cấp cơ sở, ngân sách của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38 đề tài giai đoạn 2021 - 2025; 19 đề tài được cấp tổng 424,75 triệu đồng, 16 đề tài chỉ quy đổi giờ, 3 đề tài tự tìm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số 213/QĐ-ĐHTĐ giao Phòng Khoa học Công nghệ nộp đơn, nộp lệ phí và cho phép chi thuê ngoài; chưa có dòng dự toán riêng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đề tài có sản phẩm tiềm năng, trong đó 9 đề tài thuộc sở hữu công nghiệp; 1 đơn sáng chế</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Quỹ Học bổng sau tiến sĩ Ngô Xuân Độ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5 tỷ đồng giai đoạn 2025 - 2029; 10 đến 15 học bổng mỗi năm, mức 50 đến 500 triệu đồng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Khoản chi phí khác tối đa bằng 50% chi trực tiếp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học bổng sau tiến sĩ mang tính chất thí điểm hợp tác nghiên cứu đặc thù từ năm 2025</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 đề tài, tổng kinh phí 4,67 tỷ đồng, phê duyệt năm 2024 và 2025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Thực hiện theo quy định quản lý tài chính của cơ quan tài trợ quốc gia</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Đang thực hiện nghiên cứu, chưa nghiệm thu</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cấp cơ sở, danh mục đề tài cấp quốc gia và Quyết định số 213/QĐ-ĐHTĐ)</w:t>
      </w:r>
    </w:p>
    <w:p>
      <w:pPr>
        <w:spacing w:before="0" w:after="110" w:line="348" w:lineRule="auto"/>
        <w:ind w:firstLine="576"/>
        <w:jc w:val="both"/>
      </w:pPr>
      <w:r>
        <w:rPr>
          <w:rFonts w:ascii="Times New Roman" w:hAnsi="Times New Roman"/>
          <w:b w:val="0"/>
          <w:i w:val="0"/>
          <w:color w:val="000000"/>
          <w:sz w:val="26"/>
        </w:rPr>
        <w:t>Bảng 2.4 phân tích ba kênh tài trợ nghiên cứu tại Trường Đại học Thành Đô và cơ chế phân bổ kinh phí. Kết quả cho thấy trong cả ba kênh (đề tài cấp cơ sở, đề tài Quỹ NAFOSTED và đề tài phối hợp doanh nghiệp), quy chế tài chính hoàn toàn chưa thiết lập hạng mục dự toán dành riêng cho chi phí tra cứu tình trạng kỹ thuật, tư vấn viết bản mô tả sáng chế và nộp phí, lệ phí xác lập quyền sở hữu công nghiệp. Giảng viên nếu muốn đăng ký bảo hộ phải tự ứng kinh phí cá nhân hoặc sử dụng nguồn kinh phí quản lý chung vốn rất hạn hẹp của đề tài.</w:t>
      </w:r>
    </w:p>
    <w:p>
      <w:pPr>
        <w:spacing w:before="200" w:after="80" w:line="288" w:lineRule="auto"/>
        <w:ind w:firstLine="0"/>
        <w:jc w:val="left"/>
      </w:pPr>
      <w:r>
        <w:rPr>
          <w:rFonts w:ascii="Times New Roman" w:hAnsi="Times New Roman"/>
          <w:b/>
          <w:i w:val="0"/>
          <w:color w:val="000000"/>
          <w:sz w:val="22"/>
        </w:rPr>
        <w:t>Bảng 2.7. Đề tài cấp cơ sở có sản phẩm tiềm năng tạo lập tài sản trí tuệ, giai đoạn 2021 - 2025</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Mã số đề tài</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chủ trì theo cơ cấu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nghiệm thu thực tế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 dự kiến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Ngày nghiệm thu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37-2022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Quản trị và Công nghệ</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Mô hình kiểm tra và sửa chữa hệ thống khởi động điện trên ô tô</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Kiểu dáng công nghiệp hoặc 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09/11/2022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39-2022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Sản phẩm cầm máu dạng màng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40-2022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mẫu cây thuốc phục vụ giảng dạy và nghiên cứu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Nghiên cứu GD&amp;CGTT</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Tinh dầu Citrus grandis kèm sản phẩm mẫu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13/11/2023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Xà phòng hữu cơ tảo biển kèm quy trình sản xuất và công thức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100 tiêu bản hiển vi và cẩm nang phát hiện giun sán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Rutin độ tinh khiết 90% kèm quy trình chiết xuất và tinh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Thang thuốc thảo dược 100 ml kèm công thức và quy trình sắc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Công thức cồn thuốc xoa bóp trị đau nhức xương khớp</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bào chế viên ngậm thảo dược giảm ho</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Cao chiết lá Quế hoa giàu hoạt chất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năm 2025</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khoa học công nghệ cấp cơ sở giai đoạn 2021 - 2025 của Trường Đại học Thành Đô)</w:t>
      </w:r>
    </w:p>
    <w:p>
      <w:pPr>
        <w:spacing w:before="160" w:after="80" w:line="288" w:lineRule="auto"/>
        <w:ind w:firstLine="0"/>
        <w:jc w:val="center"/>
      </w:pPr>
      <w:r>
        <w:rPr>
          <w:rFonts w:ascii="Times New Roman" w:hAnsi="Times New Roman"/>
          <w:b/>
          <w:i w:val="0"/>
          <w:color w:val="000000"/>
          <w:sz w:val="22"/>
        </w:rPr>
        <w:t>Hình 2.8. Sản phẩm đề tài cấp cơ sở có tiềm năng tạo lập tài sản trí tuệ theo nhóm quyền dự kiến</w:t>
      </w:r>
    </w:p>
    <w:p>
      <w:pPr>
        <w:spacing w:before="0" w:after="20" w:line="252" w:lineRule="auto"/>
        <w:ind w:left="288"/>
        <w:jc w:val="left"/>
      </w:pPr>
      <w:r>
        <w:rPr>
          <w:rFonts w:ascii="Consolas" w:hAnsi="Consolas"/>
          <w:b w:val="0"/>
          <w:i w:val="0"/>
          <w:color w:val="000000"/>
          <w:sz w:val="17"/>
        </w:rPr>
        <w:t>+------------------------------------------------------------------------------------+</w:t>
      </w:r>
    </w:p>
    <w:p>
      <w:pPr>
        <w:spacing w:before="0" w:after="20" w:line="252" w:lineRule="auto"/>
        <w:ind w:left="288"/>
        <w:jc w:val="left"/>
      </w:pPr>
      <w:r>
        <w:rPr>
          <w:rFonts w:ascii="Consolas" w:hAnsi="Consolas"/>
          <w:b w:val="0"/>
          <w:i w:val="0"/>
          <w:color w:val="000000"/>
          <w:sz w:val="17"/>
        </w:rPr>
        <w:t>|  NHÓM QUYỀN SỞ HỮU CÔNG NGHIỆP: 9 sản phẩm (81,8%)                                 |</w:t>
      </w:r>
    </w:p>
    <w:p>
      <w:pPr>
        <w:spacing w:before="0" w:after="20" w:line="252" w:lineRule="auto"/>
        <w:ind w:left="288"/>
        <w:jc w:val="left"/>
      </w:pPr>
      <w:r>
        <w:rPr>
          <w:rFonts w:ascii="Consolas" w:hAnsi="Consolas"/>
          <w:b w:val="0"/>
          <w:i w:val="0"/>
          <w:color w:val="000000"/>
          <w:sz w:val="17"/>
        </w:rPr>
        <w:t>|  - Sáng chế (1): Quy trình chiết xuất lá Quế hoa (Đề tài 09-2025)                  |</w:t>
      </w:r>
    </w:p>
    <w:p>
      <w:pPr>
        <w:spacing w:before="0" w:after="20" w:line="252" w:lineRule="auto"/>
        <w:ind w:left="288"/>
        <w:jc w:val="left"/>
      </w:pPr>
      <w:r>
        <w:rPr>
          <w:rFonts w:ascii="Consolas" w:hAnsi="Consolas"/>
          <w:b w:val="0"/>
          <w:i w:val="0"/>
          <w:color w:val="000000"/>
          <w:sz w:val="17"/>
        </w:rPr>
        <w:t>|  - Giải pháp hữu ích (8): Quy trình Rutin, viên ngậm ho, cồn xoa bóp, xà phòng...  |</w:t>
      </w:r>
    </w:p>
    <w:p>
      <w:pPr>
        <w:spacing w:before="0" w:after="20" w:line="252" w:lineRule="auto"/>
        <w:ind w:left="288"/>
        <w:jc w:val="left"/>
      </w:pPr>
      <w:r>
        <w:rPr>
          <w:rFonts w:ascii="Consolas" w:hAnsi="Consolas"/>
          <w:b w:val="0"/>
          <w:i w:val="0"/>
          <w:color w:val="000000"/>
          <w:sz w:val="17"/>
        </w:rPr>
        <w:t>+------------------------------------------------------------------------------------+</w:t>
      </w:r>
    </w:p>
    <w:p>
      <w:pPr>
        <w:spacing w:before="0" w:after="20" w:line="252" w:lineRule="auto"/>
        <w:ind w:left="288"/>
        <w:jc w:val="left"/>
      </w:pPr>
      <w:r>
        <w:rPr>
          <w:rFonts w:ascii="Consolas" w:hAnsi="Consolas"/>
          <w:b w:val="0"/>
          <w:i w:val="0"/>
          <w:color w:val="000000"/>
          <w:sz w:val="17"/>
        </w:rPr>
        <w:t>|  NHÓM QUYỀN TÁC GIẢ: 2 sản phẩm (18,2%) - Sưu tập mẫu cây thuốc, 100 tiêu bản     |</w:t>
      </w:r>
    </w:p>
    <w:p>
      <w:pPr>
        <w:spacing w:before="0" w:after="20" w:line="252" w:lineRule="auto"/>
        <w:ind w:left="288"/>
        <w:jc w:val="left"/>
      </w:pPr>
      <w:r>
        <w:rPr>
          <w:rFonts w:ascii="Consolas" w:hAnsi="Consolas"/>
          <w:b w:val="0"/>
          <w:i w:val="0"/>
          <w:color w:val="000000"/>
          <w:sz w:val="17"/>
        </w:rPr>
        <w:t>+------------------------------------------------------------------------------------+</w:t>
      </w:r>
    </w:p>
    <w:p>
      <w:pPr>
        <w:spacing w:before="40" w:after="160" w:line="276" w:lineRule="auto"/>
        <w:ind w:firstLine="0"/>
        <w:jc w:val="center"/>
      </w:pPr>
      <w:r>
        <w:rPr>
          <w:rFonts w:ascii="Times New Roman" w:hAnsi="Times New Roman"/>
          <w:b w:val="0"/>
          <w:i/>
          <w:color w:val="000000"/>
          <w:sz w:val="20"/>
        </w:rPr>
        <w:t>(Nguồn: Nhóm nghiên cứu phân loại từ 11 đề tài cấp cơ sở có sản phẩm ứng dụng)</w:t>
      </w:r>
    </w:p>
    <w:p>
      <w:pPr>
        <w:spacing w:before="0" w:after="110" w:line="348" w:lineRule="auto"/>
        <w:ind w:firstLine="576"/>
        <w:jc w:val="both"/>
      </w:pPr>
      <w:r>
        <w:rPr>
          <w:rFonts w:ascii="Times New Roman" w:hAnsi="Times New Roman"/>
          <w:b w:val="0"/>
          <w:i w:val="0"/>
          <w:color w:val="000000"/>
          <w:sz w:val="26"/>
        </w:rPr>
        <w:t>Mặc dù thiếu vắng động lực tài chính trực tiếp cho việc nộp đơn, phân tích 38 đề tài cấp cơ sở tại Bảng 2.7 và Hình 2.8 cho thấy tiềm năng sáng tạo tài sản trí tuệ là rất lớn. Đã có 11 đề tài (chiếm tỷ lệ 28,9% tổng số đề tài) tạo ra các sản phẩm vật chất, quy trình kỹ thuật và cơ sở dữ liệu có khả năng bảo hộ quyền sở hữu trí tuệ. Trong đó, có 9 sản phẩm tiềm năng thuộc nhóm quyền sở hữu công nghiệp (8 giải pháp hữu ích và 1 sáng chế) tập trung chủ yếu tại Viện Y - Dược như: quy trình chiết xuất Rutin từ hoa Hòe, công thức sản xuất viên ngậm giảm ho thảo dược, công thức cồn thuốc xoa bóp trị liệu, xà phòng sinh học từ tảo biển, và đặc biệt là quy trình chiết xuất hoạt chất từ lá Quế hoa (Đề tài mã số 09-2025). Ngoài ra, có 2 sản phẩm thuộc nhóm quyền tác giả là các bộ sưu tập dữ liệu cây thuốc và tiêu bản hiển vi phục vụ giảng dạy.</w:t>
      </w:r>
    </w:p>
    <w:p>
      <w:pPr>
        <w:spacing w:before="160" w:after="80" w:line="324" w:lineRule="auto"/>
        <w:ind w:firstLine="0"/>
        <w:jc w:val="both"/>
      </w:pPr>
      <w:r>
        <w:rPr>
          <w:rFonts w:ascii="Times New Roman" w:hAnsi="Times New Roman"/>
          <w:b/>
          <w:i w:val="0"/>
          <w:color w:val="000000"/>
          <w:sz w:val="26"/>
        </w:rPr>
        <w:t>2.2.2. Xác lập quyền sở hữu trí tuệ</w:t>
      </w:r>
    </w:p>
    <w:p>
      <w:pPr>
        <w:spacing w:before="0" w:after="110" w:line="348" w:lineRule="auto"/>
        <w:ind w:firstLine="576"/>
        <w:jc w:val="both"/>
      </w:pPr>
      <w:r>
        <w:rPr>
          <w:rFonts w:ascii="Times New Roman" w:hAnsi="Times New Roman"/>
          <w:b w:val="0"/>
          <w:i w:val="0"/>
          <w:color w:val="000000"/>
          <w:sz w:val="26"/>
        </w:rPr>
        <w:t>Công tác xác lập quyền sở hữu trí tuệ của Nhà trường giai đoạn 2021 - 2025 được ghi nhận cụ thể qua danh mục hồ sơ và văn bằng bảo hộ hiện có.</w:t>
      </w:r>
    </w:p>
    <w:p>
      <w:pPr>
        <w:spacing w:before="200" w:after="80" w:line="288" w:lineRule="auto"/>
        <w:ind w:firstLine="0"/>
        <w:jc w:val="left"/>
      </w:pPr>
      <w:r>
        <w:rPr>
          <w:rFonts w:ascii="Times New Roman" w:hAnsi="Times New Roman"/>
          <w:b/>
          <w:i w:val="0"/>
          <w:color w:val="000000"/>
          <w:sz w:val="22"/>
        </w:rPr>
        <w:t>Bảng 2.5. Đối sánh đối tượng quyền theo Luật, theo quy chế nội bộ và theo thực tế phát sinh</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Đối tượng cụ thể</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chế nội bộ có liệt kê</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Thực tế phát sinh tại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xác lập,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Bài báo khoa học, sách chuyên khảo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405 bài báo, 12 cuốn sách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Giáo trình, tài liệu giảng dạy</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87 giáo trình, học liệu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Sưu tập dữ liệu, bộ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mẫu cây thuốc, 100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 đăng ký bản quyền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Biểu trưng, bộ nhận diện thương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Nhà trường và Hệ sinh thái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được cấp 2 Giấy chứng nhận quyền tác giả</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02 sáng chế từ nghiên cứu Dược liệu: Quế hoa và Isoembigenin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nộp 01 đơn năm 2025 (Quế hoa); 01 đơn nộp năm 2026 (Isoembigenin)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8 sản phẩm công thức, quy trình từ đề tài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hồ sơ đăng ký đơn nào</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bao bì, chai lọ sản phẩm dược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5 hồ sơ có số hiệu văn bằng, trạng thái chờ xác minh</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 Trường, Edupark, Double2n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cấp 2 văn bằng bảo hộ; 01 đơn đang xử lý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Bí mật kinh doanh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Công thức và quy trình chưa bộc lộ</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Quản lý bằng bảo mật, không đăng ký</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Luật Sở hữu trí tuệ, Quyết định số 213/QĐ-ĐHTĐ, Quyết định số 217/QĐ-ĐHTĐ và dữ liệu thực tế tại Trường Đại học Thành Đô)</w:t>
      </w:r>
    </w:p>
    <w:p>
      <w:pPr>
        <w:spacing w:before="0" w:after="110" w:line="348" w:lineRule="auto"/>
        <w:ind w:firstLine="576"/>
        <w:jc w:val="both"/>
      </w:pPr>
      <w:r>
        <w:rPr>
          <w:rFonts w:ascii="Times New Roman" w:hAnsi="Times New Roman"/>
          <w:b w:val="0"/>
          <w:i w:val="0"/>
          <w:color w:val="000000"/>
          <w:sz w:val="26"/>
        </w:rPr>
        <w:t>Bảng 2.5 đối sánh giữa quy định của Luật Sở hữu trí tuệ, quy chế nội bộ của Nhà trường và thực tế phát sinh. Kết quả cho thấy quy chế nội bộ mới chỉ đề cập khái quát đến sáng chế, giải pháp hữu ích và nhãn hiệu, nhưng bỏ trống hoàn toàn các quy định về bí mật kinh doanh, kiểu dáng công nghiệp, thiết kế bố trí mạch tích hợp và giống cây trồng. Trên thực tế, đối tượng phát sinh và được cấp văn bằng nhiều nhất lại là nhãn hiệu và quyền tác giả đối với biểu trưng đại học.</w:t>
      </w:r>
    </w:p>
    <w:p>
      <w:pPr>
        <w:spacing w:before="200" w:after="80" w:line="288" w:lineRule="auto"/>
        <w:ind w:firstLine="0"/>
        <w:jc w:val="left"/>
      </w:pPr>
      <w:r>
        <w:rPr>
          <w:rFonts w:ascii="Times New Roman" w:hAnsi="Times New Roman"/>
          <w:b/>
          <w:i w:val="0"/>
          <w:color w:val="000000"/>
          <w:sz w:val="22"/>
        </w:rPr>
        <w:t>Bảng 2.6. Hồ sơ tài sản trí tuệ thuộc sở hữu hoặc đồng sở hữu của Trường Đại học Thành Đô</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đối tượng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đơn hoặc số hiệu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Năm ghi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Trạng thái pháp lý</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sở hữu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Trường Đại học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6534/2021/QTG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Biểu trưng Hệ sinh thái giáo dục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5790/2023/QTG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Thanh do University</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4-2021-34771; Bằng số 468353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Thado Edupark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4-2023-22141; Bằng số 545780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Double2n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4-2023-42540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đang thẩm định</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dung dịch vệ sinh phụ nữ</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3-2023-02841; Số 3-0039693-000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tinh dầu vỏ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3-2023-02842; Số 3-0039694-000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xịt miệng họng thảo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3-2023-02843; Số 3-0039902-000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dầu gội nha đam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3-2023-02844; Số 3-0039695-000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kem ủ xả tóc thảo mộc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3-2023-02845; Số 3-0039696-000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chất furofuran lignan glucoside từ lá Quế hoa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1-2025-07378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đang thẩm định hình thức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Phương pháp chiết tách hợp chất Isoembigenin từ cây Piper aduncum L.</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1-2026-07185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(ngoài kỳ đánh giá)</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sổ theo dõi nhãn hiệu, kiểu dáng công nghiệp và thống kê văn bằng của Trường Đại học Thành Đô. Hồ sơ số 12 nộp vào đầu năm 2026 nên chỉ ghi nhận mang tính cập nhật)</w:t>
      </w:r>
    </w:p>
    <w:p>
      <w:pPr>
        <w:spacing w:before="160" w:after="80" w:line="288" w:lineRule="auto"/>
        <w:ind w:firstLine="0"/>
        <w:jc w:val="center"/>
      </w:pPr>
      <w:r>
        <w:rPr>
          <w:rFonts w:ascii="Times New Roman" w:hAnsi="Times New Roman"/>
          <w:b/>
          <w:i w:val="0"/>
          <w:color w:val="000000"/>
          <w:sz w:val="22"/>
        </w:rPr>
        <w:t>Hình 2.7. Hồ sơ tài sản trí tuệ của Nhà trường trong kỳ 2021 - 2025 theo loại hình và tình trạng pháp lý</w:t>
      </w:r>
    </w:p>
    <w:p>
      <w:pPr>
        <w:spacing w:before="0" w:after="20" w:line="252" w:lineRule="auto"/>
        <w:ind w:left="288"/>
        <w:jc w:val="left"/>
      </w:pPr>
      <w:r>
        <w:rPr>
          <w:rFonts w:ascii="Consolas" w:hAnsi="Consolas"/>
          <w:b w:val="0"/>
          <w:i w:val="0"/>
          <w:color w:val="000000"/>
          <w:sz w:val="17"/>
        </w:rPr>
        <w:t>TỔNG SỐ: 11 HỒ SƠ TÀI SẢN TRÍ TUỆ</w:t>
      </w:r>
    </w:p>
    <w:p>
      <w:pPr>
        <w:spacing w:before="0" w:after="20" w:line="252" w:lineRule="auto"/>
        <w:ind w:left="288"/>
        <w:jc w:val="left"/>
      </w:pPr>
      <w:r>
        <w:rPr>
          <w:rFonts w:ascii="Consolas" w:hAnsi="Consolas"/>
          <w:b w:val="0"/>
          <w:i w:val="0"/>
          <w:color w:val="000000"/>
          <w:sz w:val="17"/>
        </w:rPr>
        <w:t>[+] Đã cấp văn bằng (4 hồ sơ - 36,4%): 2 GCN quyền tác giả biểu trưng, 2 Bằng nhãn hiệu</w:t>
      </w:r>
    </w:p>
    <w:p>
      <w:pPr>
        <w:spacing w:before="0" w:after="20" w:line="252" w:lineRule="auto"/>
        <w:ind w:left="288"/>
        <w:jc w:val="left"/>
      </w:pPr>
      <w:r>
        <w:rPr>
          <w:rFonts w:ascii="Consolas" w:hAnsi="Consolas"/>
          <w:b w:val="0"/>
          <w:i w:val="0"/>
          <w:color w:val="000000"/>
          <w:sz w:val="17"/>
        </w:rPr>
        <w:t>[+] Đang thẩm định đơn (2 hồ sơ - 18,2%): 1 Nhãn hiệu Double2n, 1 Đơn sáng chế Quế hoa</w:t>
      </w:r>
    </w:p>
    <w:p>
      <w:pPr>
        <w:spacing w:before="0" w:after="20" w:line="252" w:lineRule="auto"/>
        <w:ind w:left="288"/>
        <w:jc w:val="left"/>
      </w:pPr>
      <w:r>
        <w:rPr>
          <w:rFonts w:ascii="Consolas" w:hAnsi="Consolas"/>
          <w:b w:val="0"/>
          <w:i w:val="0"/>
          <w:color w:val="000000"/>
          <w:sz w:val="17"/>
        </w:rPr>
        <w:t>[+] Chưa rõ trạng thái (5 hồ sơ - 45,5%): 5 Kiểu dáng công nghiệp bao bì (Đồng sở hữu DN)</w:t>
      </w:r>
    </w:p>
    <w:p>
      <w:pPr>
        <w:spacing w:before="0" w:after="20" w:line="252" w:lineRule="auto"/>
        <w:ind w:left="288"/>
        <w:jc w:val="left"/>
      </w:pPr>
      <w:r>
        <w:rPr>
          <w:rFonts w:ascii="Consolas" w:hAnsi="Consolas"/>
          <w:b w:val="0"/>
          <w:i w:val="0"/>
          <w:color w:val="000000"/>
          <w:sz w:val="17"/>
        </w:rPr>
        <w:t>Ghi chú: 0 bằng sáng chế, 0 bằng giải pháp hữu ích được cấp trong giai đoạn 2021 - 2025.</w:t>
      </w:r>
    </w:p>
    <w:p>
      <w:pPr>
        <w:spacing w:before="40" w:after="160" w:line="276" w:lineRule="auto"/>
        <w:ind w:firstLine="0"/>
        <w:jc w:val="center"/>
      </w:pPr>
      <w:r>
        <w:rPr>
          <w:rFonts w:ascii="Times New Roman" w:hAnsi="Times New Roman"/>
          <w:b w:val="0"/>
          <w:i/>
          <w:color w:val="000000"/>
          <w:sz w:val="20"/>
        </w:rPr>
        <w:t>(Nguồn: Nhóm nghiên cứu tổng hợp từ sổ theo dõi văn bằng bảo hộ và hồ sơ nộp đơn)</w:t>
      </w:r>
    </w:p>
    <w:p>
      <w:pPr>
        <w:spacing w:before="0" w:after="110" w:line="348" w:lineRule="auto"/>
        <w:ind w:firstLine="576"/>
        <w:jc w:val="both"/>
      </w:pPr>
      <w:r>
        <w:rPr>
          <w:rFonts w:ascii="Times New Roman" w:hAnsi="Times New Roman"/>
          <w:b w:val="0"/>
          <w:i w:val="0"/>
          <w:color w:val="000000"/>
          <w:sz w:val="26"/>
        </w:rPr>
        <w:t>Theo Bảng 2.6 và Hình 2.7, tính đến hết năm 2025, Nhà trường có tổng cộng 11 hồ sơ tài sản trí tuệ. Về tình trạng pháp lý: 4 hồ sơ đã được cấp văn bằng bảo hộ chính thức (chiếm 36,4%), gồm 2 Giấy chứng nhận quyền tác giả đối với bộ biểu trưng nhận diện và 2 Bằng độc quyền nhãn hiệu (nhãn hiệu chữ "Thanh do University" và nhãn hiệu hình "Thado Edupark") thuộc sở hữu riêng của Nhà trường; 2 hồ sơ đang trong quá trình thẩm định nội dung tại Cục Sở hữu trí tuệ (chiếm 18,2%), gồm 1 đơn đăng ký nhãn hiệu sản phẩm dược phẩm "Double2n" (đồng sở hữu với doanh nghiệp) và 1 đơn đăng ký Bằng độc quyền sáng chế quy trình chiết xuất lá Quế hoa (thuộc sở hữu của Nhà trường từ kết quả Đề tài 09-2025); và 5 hồ sơ kiểu dáng công nghiệp bao bì sản phẩm thảo dược nộp dưới hình thức đồng sở hữu với doanh nghiệp đối tác nhưng chưa được cập nhật tình trạng pháp lý vào sổ theo dõi nội bộ (chiếm 45,5%). Điểm hạn chế lớn nhất là Nhà trường chưa sở hữu bất kỳ một Bằng độc quyền sáng chế hay Bằng độc quyền giải pháp hữu ích nào được cấp chính thức trong suốt giai đoạn nghiên cứu.</w:t>
      </w:r>
    </w:p>
    <w:p>
      <w:pPr>
        <w:spacing w:before="160" w:after="80" w:line="288" w:lineRule="auto"/>
        <w:ind w:firstLine="0"/>
        <w:jc w:val="center"/>
      </w:pPr>
      <w:r>
        <w:rPr>
          <w:rFonts w:ascii="Times New Roman" w:hAnsi="Times New Roman"/>
          <w:b/>
          <w:i w:val="0"/>
          <w:color w:val="000000"/>
          <w:sz w:val="22"/>
        </w:rPr>
        <w:t>Hình 2.9. Chuỗi chuyển hóa từ đề tài cấp cơ sở sang đơn đăng ký sở hữu công nghiệp</w:t>
      </w:r>
    </w:p>
    <w:p>
      <w:pPr>
        <w:spacing w:before="0" w:after="20" w:line="252" w:lineRule="auto"/>
        <w:ind w:left="288"/>
        <w:jc w:val="left"/>
      </w:pPr>
      <w:r>
        <w:rPr>
          <w:rFonts w:ascii="Consolas" w:hAnsi="Consolas"/>
          <w:b w:val="0"/>
          <w:i w:val="0"/>
          <w:color w:val="000000"/>
          <w:sz w:val="17"/>
        </w:rPr>
        <w:t>[38 ĐỀ TÀI CƠ SỞ (100%)] ---&gt; [9 ĐỀ TÀI TIỀM NĂNG SHCN (23,7%)] ---&gt; [1 ĐƠN ĐĂNG KÝ BẢO HỘ (2,6%)]</w:t>
      </w:r>
    </w:p>
    <w:p>
      <w:pPr>
        <w:spacing w:before="0" w:after="20" w:line="252" w:lineRule="auto"/>
        <w:ind w:left="288"/>
        <w:jc w:val="left"/>
      </w:pPr>
      <w:r>
        <w:rPr>
          <w:rFonts w:ascii="Consolas" w:hAnsi="Consolas"/>
          <w:b w:val="0"/>
          <w:i w:val="0"/>
          <w:color w:val="000000"/>
          <w:sz w:val="17"/>
        </w:rPr>
        <w:t xml:space="preserve">          \                                           v Hao hụt 76,3% (thiếu định     v Hao hụt 88,9% (đứt gãy quy trình sàng lọc,</w:t>
      </w:r>
    </w:p>
    <w:p>
      <w:pPr>
        <w:spacing w:before="0" w:after="20" w:line="252" w:lineRule="auto"/>
        <w:ind w:left="288"/>
        <w:jc w:val="left"/>
      </w:pPr>
      <w:r>
        <w:rPr>
          <w:rFonts w:ascii="Consolas" w:hAnsi="Consolas"/>
          <w:b w:val="0"/>
          <w:i w:val="0"/>
          <w:color w:val="000000"/>
          <w:sz w:val="17"/>
        </w:rPr>
        <w:t xml:space="preserve">             hướng ứng dụng thực nghiệm)      thiếu ngân sách và tư vấn viết bản mô tả)</w:t>
      </w:r>
    </w:p>
    <w:p>
      <w:pPr>
        <w:spacing w:before="40" w:after="160" w:line="276" w:lineRule="auto"/>
        <w:ind w:firstLine="0"/>
        <w:jc w:val="center"/>
      </w:pPr>
      <w:r>
        <w:rPr>
          <w:rFonts w:ascii="Times New Roman" w:hAnsi="Times New Roman"/>
          <w:b w:val="0"/>
          <w:i/>
          <w:color w:val="000000"/>
          <w:sz w:val="20"/>
        </w:rPr>
        <w:t>(Nguồn: Nhóm nghiên cứu mô hình hóa từ kết quả nghiệm thu 38 đề tài cấp cơ sở)</w:t>
      </w:r>
    </w:p>
    <w:p>
      <w:pPr>
        <w:spacing w:before="0" w:after="110" w:line="348" w:lineRule="auto"/>
        <w:ind w:firstLine="576"/>
        <w:jc w:val="both"/>
      </w:pPr>
      <w:r>
        <w:rPr>
          <w:rFonts w:ascii="Times New Roman" w:hAnsi="Times New Roman"/>
          <w:b w:val="0"/>
          <w:i w:val="0"/>
          <w:color w:val="000000"/>
          <w:sz w:val="26"/>
        </w:rPr>
        <w:t>Hình 2.9 mô hình hóa chuỗi chuyển hóa từ đề tài cấp cơ sở sang văn bằng sở hữu công nghiệp. Sự đứt gãy phễu chuyển đổi công nghệ thể hiện rất rõ nét: từ 38 đề tài nghiên cứu cấp cơ sở được nghiệm thu, có 9 đề tài tạo ra sản phẩm tiềm năng sở hữu công nghiệp (tỷ lệ 23,7%, hao hụt 76,3% do các đề tài khác chủ yếu mang tính chất nghiên cứu lý thuyết); và từ 9 đề tài tiềm năng này, chỉ có duy nhất 1 đề tài thực tế nộp đơn đăng ký cấp Bằng độc quyền sáng chế (Đề tài mã số 09-2025), tương ứng tỷ lệ chuyển đổi đạt 11,1% trong nhóm tiềm năng và chỉ đạt 2,6% trên tổng số đề tài cấp cơ sở. Tỷ lệ hao hụt ở khâu xác lập quyền lên tới 88,9%, cho thấy khoảng cách rất lớn giữa kết quả nghiên cứu trong phòng thí nghiệm và việc hoàn thiện hồ sơ đăng ký bảo hộ độc quyền.</w:t>
      </w:r>
    </w:p>
    <w:p>
      <w:pPr>
        <w:spacing w:before="160" w:after="80" w:line="324" w:lineRule="auto"/>
        <w:ind w:firstLine="0"/>
        <w:jc w:val="both"/>
      </w:pPr>
      <w:r>
        <w:rPr>
          <w:rFonts w:ascii="Times New Roman" w:hAnsi="Times New Roman"/>
          <w:b/>
          <w:i w:val="0"/>
          <w:color w:val="000000"/>
          <w:sz w:val="26"/>
        </w:rPr>
        <w:t>2.2.3. Khai thác quyền sở hữu trí tuệ</w:t>
      </w:r>
    </w:p>
    <w:p>
      <w:pPr>
        <w:spacing w:before="0" w:after="110" w:line="348" w:lineRule="auto"/>
        <w:ind w:firstLine="576"/>
        <w:jc w:val="both"/>
      </w:pPr>
      <w:r>
        <w:rPr>
          <w:rFonts w:ascii="Times New Roman" w:hAnsi="Times New Roman"/>
          <w:b w:val="0"/>
          <w:i w:val="0"/>
          <w:color w:val="000000"/>
          <w:sz w:val="26"/>
        </w:rPr>
        <w:t>Hoạt động khai thác quyền sở hữu trí tuệ và thương mại hóa kết quả nghiên cứu phụ thuộc trực tiếp vào cơ chế phân chia lợi ích tài chính được quy định tại quy chế nội bộ.</w:t>
      </w:r>
    </w:p>
    <w:p>
      <w:pPr>
        <w:spacing w:before="200" w:after="80" w:line="288" w:lineRule="auto"/>
        <w:ind w:firstLine="0"/>
        <w:jc w:val="left"/>
      </w:pPr>
      <w:r>
        <w:rPr>
          <w:rFonts w:ascii="Times New Roman" w:hAnsi="Times New Roman"/>
          <w:b/>
          <w:i w:val="0"/>
          <w:color w:val="000000"/>
          <w:sz w:val="22"/>
        </w:rPr>
        <w:t>Bảng 2.3. Các quy định về lợi ích của tác giả và phân chia nguồn thu từ tài sản trí tuệ</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Văn bản, điều khoản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Phạm vi và nguồn kinh phí</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Tỷ lệ phân chia và đối tượng hưởng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Cơ sở tính toán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Điều kiện và mức trần áp dụng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Quyết định 213, điểm a khoản 4 Điều 36 (2021)</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Đề tài sử dụng ngân sách nhà nước do Trường chủ trì, đã nghiệm thu và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40% nộp ngân sách nhà nước; 30% nộp Nhà trường; 30% khen thưởng tập thể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Nguồn thu sau khi trừ các khoản chi phí cần thiết, hợp lệ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Khen thưởng tối đa 100 triệu đồng một đề tài; phần vượt chuyển vào quỹ khen thưởng chung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Quyết định 213, điểm b khoản 4 Điều 36 (2021)</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Tài sản trí tuệ thuộc sở hữu của Trường: sáng chế, giải pháp hữu ích, giải pháp kỹ thuật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Tác giả hưởng 30%; Khoa hoặc đơn vị có tác giả hưởng 20%; Quỹ nghiên cứu khoa học của Trường hưởng 50%</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Kinh phí chuyển giao sau khi trừ các chi phí hợp lệ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Không đặt mức trần khống chế</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Quyết định 217, Điều 13 (2024)</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Tài sản trí tuệ thuộc sở hữu của Trường Đại học Thành Đô</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Hiệu trưởng quyết định tỷ lệ cụ thể trên cơ sở tham mưu của Hội đồng và các phòng chức năng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Nguồn thu sau khi trừ thuế, phí, lệ phí xác lập quyền và chi phí hợp lệ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Áp dụng khi hợp đồng không có thỏa thuận riêng hoặc quy chế chưa quy định</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 chế chi tiêu nội bộ, Bảng 7 (2026)</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Đề tài cấp cơ sở có đăng ký bảo hộ sở hữu trí tuệ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Trích nộp 50% kinh phí chuyển giao công nghệ về Nhà trường; chưa quy định rõ phần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bộ kinh phí chuyển giao công nghệ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Đề tài cấp kinh phí tối đa 50 triệu đồng; nghiệm thu phải có đơn hoặc bằng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Điều lệ Quỹ Ngô Xuân Độ, Điều 9 (2025)</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Sản phẩm hình thành từ kinh phí của Quỹ Học bổng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Năm đầu: 50% tác giả, 50% Trường; Từ năm thứ hai: 20% tác giả, 80%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Nguồn thu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Áp dụng cho đối tượng nhận học bổng sau tiến sĩ của Quỹ</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Luật KH,CN&amp;ĐMST, khoản 3 Điều 28 (2025)</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Nhiệm vụ khoa học sử dụng ngân sách nhà nước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Thưởng cho tác giả tối thiểu 30%; phần còn lại thưởng người xúc tiến, tái đầu tư khoa học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Lợi nhuận sau thuế từ thương mại hóa hoặc giá trị kết quả góp vốn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Áp dụng bắt buộc từ ngày 01 tháng 10 năm 2025 đối với nguồn ngân sách nhà nước</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Luật Sở hữu trí tuệ, Điều 135 (sửa đổi)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Sáng chế, kiểu dáng, thiết kế bố trí, không phân biệt nguồn vốn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Thù lao trả cho tác giả theo thỏa thuận; nếu không thỏa thuận thì áp dụng mức tối thiểu luật định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10% lợi nhuận trước thuế nếu tự khai thác; 15% tổng số tiền nhận được nếu cấp phép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Trả thù lao trong suốt thời hạn bảo hộ độc quyền; bảo đảm quyền tài sản cho tác giả</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các văn bản nội bộ của Trường Đại học Thành Đô và văn bản quy phạm pháp luật hiện hành)</w:t>
      </w:r>
    </w:p>
    <w:p>
      <w:pPr>
        <w:spacing w:before="0" w:after="110" w:line="348" w:lineRule="auto"/>
        <w:ind w:firstLine="576"/>
        <w:jc w:val="both"/>
      </w:pPr>
      <w:r>
        <w:rPr>
          <w:rFonts w:ascii="Times New Roman" w:hAnsi="Times New Roman"/>
          <w:b w:val="0"/>
          <w:i w:val="0"/>
          <w:color w:val="000000"/>
          <w:sz w:val="26"/>
        </w:rPr>
        <w:t>Bảng 2.3 tổng hợp các quy định về lợi ích của tác giả theo Quyết định số 213/QĐ-ĐHTĐ. Việc rà soát kỹ thuật lập quy tại Điều 36 Quyết định số 213 cho thấy có sự xung đột nội tại giữa hai cơ chế chi trả:</w:t>
      </w:r>
    </w:p>
    <w:p>
      <w:pPr>
        <w:spacing w:before="160" w:after="80" w:line="288" w:lineRule="auto"/>
        <w:ind w:firstLine="0"/>
        <w:jc w:val="center"/>
      </w:pPr>
      <w:r>
        <w:rPr>
          <w:rFonts w:ascii="Times New Roman" w:hAnsi="Times New Roman"/>
          <w:b/>
          <w:i w:val="0"/>
          <w:color w:val="000000"/>
          <w:sz w:val="22"/>
        </w:rPr>
        <w:t>Hình 2.2. Mô phỏng phần dành cho tác giả theo điểm a và điểm b Điều 36 Quyết định 213 trên cùng cơ sở tính</w:t>
      </w:r>
    </w:p>
    <w:p>
      <w:pPr>
        <w:spacing w:before="0" w:after="20" w:line="252" w:lineRule="auto"/>
        <w:ind w:left="288"/>
        <w:jc w:val="left"/>
      </w:pPr>
      <w:r>
        <w:rPr>
          <w:rFonts w:ascii="Consolas" w:hAnsi="Consolas"/>
          <w:b w:val="0"/>
          <w:i w:val="0"/>
          <w:color w:val="000000"/>
          <w:sz w:val="17"/>
        </w:rPr>
        <w:t>Nguồn thu sau chi phí     Điểm a (Tối đa 30%, trần 100 trđ)    Điểm b (Tối đa 30%, không trần)</w:t>
      </w:r>
    </w:p>
    <w:p>
      <w:pPr>
        <w:spacing w:before="0" w:after="20" w:line="252" w:lineRule="auto"/>
        <w:ind w:left="288"/>
        <w:jc w:val="left"/>
      </w:pPr>
      <w:r>
        <w:rPr>
          <w:rFonts w:ascii="Consolas" w:hAnsi="Consolas"/>
          <w:b w:val="0"/>
          <w:i w:val="0"/>
          <w:color w:val="000000"/>
          <w:sz w:val="17"/>
        </w:rPr>
        <w:t>100 triệu đồng            30 triệu đồng                        30 triệu đồng</w:t>
      </w:r>
    </w:p>
    <w:p>
      <w:pPr>
        <w:spacing w:before="0" w:after="20" w:line="252" w:lineRule="auto"/>
        <w:ind w:left="288"/>
        <w:jc w:val="left"/>
      </w:pPr>
      <w:r>
        <w:rPr>
          <w:rFonts w:ascii="Consolas" w:hAnsi="Consolas"/>
          <w:b w:val="0"/>
          <w:i w:val="0"/>
          <w:color w:val="000000"/>
          <w:sz w:val="17"/>
        </w:rPr>
        <w:t>333 triệu đồng            100 triệu đồng (Chạm trần quy định) 100 triệu đồng</w:t>
      </w:r>
    </w:p>
    <w:p>
      <w:pPr>
        <w:spacing w:before="0" w:after="20" w:line="252" w:lineRule="auto"/>
        <w:ind w:left="288"/>
        <w:jc w:val="left"/>
      </w:pPr>
      <w:r>
        <w:rPr>
          <w:rFonts w:ascii="Consolas" w:hAnsi="Consolas"/>
          <w:b w:val="0"/>
          <w:i w:val="0"/>
          <w:color w:val="000000"/>
          <w:sz w:val="17"/>
        </w:rPr>
        <w:t>500 triệu đồng            100 triệu đồng (Bị khống chế trần)  150 triệu đồng (+50 triệu đồng)</w:t>
      </w:r>
    </w:p>
    <w:p>
      <w:pPr>
        <w:spacing w:before="0" w:after="20" w:line="252" w:lineRule="auto"/>
        <w:ind w:left="288"/>
        <w:jc w:val="left"/>
      </w:pPr>
      <w:r>
        <w:rPr>
          <w:rFonts w:ascii="Consolas" w:hAnsi="Consolas"/>
          <w:b w:val="0"/>
          <w:i w:val="0"/>
          <w:color w:val="000000"/>
          <w:sz w:val="17"/>
        </w:rPr>
        <w:t>1.000 triệu đồng          100 triệu đồng (Thiệt thòi lớn)      300 triệu đồng (+200 triệu đồng)</w:t>
      </w:r>
    </w:p>
    <w:p>
      <w:pPr>
        <w:spacing w:before="40" w:after="160" w:line="276" w:lineRule="auto"/>
        <w:ind w:firstLine="0"/>
        <w:jc w:val="center"/>
      </w:pPr>
      <w:r>
        <w:rPr>
          <w:rFonts w:ascii="Times New Roman" w:hAnsi="Times New Roman"/>
          <w:b w:val="0"/>
          <w:i/>
          <w:color w:val="000000"/>
          <w:sz w:val="20"/>
        </w:rPr>
        <w:t>(Nguồn: Nhóm nghiên cứu mô phỏng đối sánh kỹ thuật lập quy theo Điều 36 Quyết định số 213/QĐ-ĐHTĐ)</w:t>
      </w:r>
    </w:p>
    <w:p>
      <w:pPr>
        <w:spacing w:before="0" w:after="110" w:line="348" w:lineRule="auto"/>
        <w:ind w:firstLine="576"/>
        <w:jc w:val="both"/>
      </w:pPr>
      <w:r>
        <w:rPr>
          <w:rFonts w:ascii="Times New Roman" w:hAnsi="Times New Roman"/>
          <w:b w:val="0"/>
          <w:i w:val="0"/>
          <w:color w:val="000000"/>
          <w:sz w:val="26"/>
        </w:rPr>
        <w:t>Điểm a Điều 36 quy định: tác giả được hưởng tối đa 30% nguồn thu từ việc chuyển giao kết quả nghiên cứu sau khi đã trừ các chi phí hợp lệ, nhưng mức chi trả tối đa bị khống chế không quá 100 triệu đồng cho một hợp đồng. Trong khi đó, Điểm b Điều 36 quy định: đối với tài sản trí tuệ hình thành từ kinh phí của Trường, tỷ lệ trích thưởng cho nhóm tác giả tối đa là 30% lợi nhuận thu được, và điểm này lại không quy định mức trần khống chế.</w:t>
      </w:r>
    </w:p>
    <w:p>
      <w:pPr>
        <w:spacing w:before="0" w:after="110" w:line="348" w:lineRule="auto"/>
        <w:ind w:firstLine="576"/>
        <w:jc w:val="both"/>
      </w:pPr>
      <w:r>
        <w:rPr>
          <w:rFonts w:ascii="Times New Roman" w:hAnsi="Times New Roman"/>
          <w:b w:val="0"/>
          <w:i w:val="0"/>
          <w:color w:val="000000"/>
          <w:sz w:val="26"/>
        </w:rPr>
        <w:t>Hình 2.2 mô phỏng tác động của hai cơ chế trên cùng một quy mô nguồn thu. Khi nguồn thu ròng của hợp đồng chuyển giao vượt qua ngưỡng 333 triệu đồng, cơ chế khống chế mức trần tại Điểm a có nguy cơ làm giảm đáng kể động lực thương mại hóa của nhà khoa học: nếu hợp đồng đạt giá trị 1 tỷ đồng, theo Điểm a tác giả chỉ nhận được 100 triệu đồng (chỉ tương đương 10% doanh thu ròng), trong khi theo Điểm b tác giả sẽ nhận đủ 300 triệu đồng (đúng tỷ lệ 30%). Quy định áp trần cứng 100 triệu đồng chưa theo kịp định hướng tự chủ định đoạt của Luật Sở hữu trí tuệ sửa đổi và Luật Khoa học, Công nghệ và Đổi mới sáng tạo năm 2025, có thể tạo ra rào cản tâm lý đối với các nhà khoa học khi thương mại hóa sáng chế thông qua Nhà trường.</w:t>
      </w:r>
    </w:p>
    <w:p>
      <w:pPr>
        <w:spacing w:before="0" w:after="110" w:line="348" w:lineRule="auto"/>
        <w:ind w:firstLine="576"/>
        <w:jc w:val="both"/>
      </w:pPr>
      <w:r>
        <w:rPr>
          <w:rFonts w:ascii="Times New Roman" w:hAnsi="Times New Roman"/>
          <w:b w:val="0"/>
          <w:i w:val="0"/>
          <w:color w:val="000000"/>
          <w:sz w:val="26"/>
        </w:rPr>
        <w:t>Về tình hình khai thác thực tế: giai đoạn 2021 - 2025, Nhà trường chưa ký kết được hợp đồng chuyển giao quyền sở hữu công nghiệp hoặc hợp đồng cấp quyền sử dụng sáng chế (li-xăng) độc lập nào có phát sinh nguồn thu từ bên ngoài. Các tài sản trí tuệ đã được xác lập (nhãn hiệu và quyền tác giả bộ biểu trưng) chủ yếu được khai thác phục vụ công tác nhận diện thương hiệu nội bộ, truyền thông tuyển sinh và bảo vệ uy tín đào tạo. Nguồn thu từ thương mại hóa tài sản trí tuệ thực tế phát sinh bằng không, khiến chuỗi giá trị sở hữu trí tuệ chưa thể tự hoàn vốn và tái đầu tư cho hoạt động nghiên cứu.</w:t>
      </w:r>
    </w:p>
    <w:p>
      <w:pPr>
        <w:spacing w:before="160" w:after="80" w:line="324" w:lineRule="auto"/>
        <w:ind w:firstLine="0"/>
        <w:jc w:val="both"/>
      </w:pPr>
      <w:r>
        <w:rPr>
          <w:rFonts w:ascii="Times New Roman" w:hAnsi="Times New Roman"/>
          <w:b/>
          <w:i w:val="0"/>
          <w:color w:val="000000"/>
          <w:sz w:val="26"/>
        </w:rPr>
        <w:t>2.2.4. Bảo vệ quyền sở hữu trí tuệ</w:t>
      </w:r>
    </w:p>
    <w:p>
      <w:pPr>
        <w:spacing w:before="0" w:after="110" w:line="348" w:lineRule="auto"/>
        <w:ind w:firstLine="576"/>
        <w:jc w:val="both"/>
      </w:pPr>
      <w:r>
        <w:rPr>
          <w:rFonts w:ascii="Times New Roman" w:hAnsi="Times New Roman"/>
          <w:b w:val="0"/>
          <w:i w:val="0"/>
          <w:color w:val="000000"/>
          <w:sz w:val="26"/>
        </w:rPr>
        <w:t>Công tác bảo vệ quyền sở hữu trí tuệ và bảo đảm liêm chính học thuật tại Nhà trường đã có những bước tiến đáng ghi nhận. Nhà trường đã ban hành quy định bắt buộc kiểm tra độ trùng lặp bằng phần mềm chuyên dụng (Turnitin và hệ thống đối soát dữ liệu nội bộ) đối với 100% luận văn, khóa luận tốt nghiệp và thuyết minh đề tài nghiên cứu khoa học. Ngưỡng trùng lặp cho phép được khống chế nghiêm ngặt dưới 20%, giúp ngăn chặn hiện tượng sao chép học thuật và nâng cao ý thức tự giác tôn trọng bản quyền của giảng viên, sinh viên.</w:t>
      </w:r>
    </w:p>
    <w:p>
      <w:pPr>
        <w:spacing w:before="0" w:after="110" w:line="348" w:lineRule="auto"/>
        <w:ind w:firstLine="576"/>
        <w:jc w:val="both"/>
      </w:pPr>
      <w:r>
        <w:rPr>
          <w:rFonts w:ascii="Times New Roman" w:hAnsi="Times New Roman"/>
          <w:b w:val="0"/>
          <w:i w:val="0"/>
          <w:color w:val="000000"/>
          <w:sz w:val="26"/>
        </w:rPr>
        <w:t>Tuy nhiên, trong công tác bảo vệ quyền sở hữu công nghiệp và quản trị dữ liệu tài sản trí tuệ, Nhà trường còn bộc lộ nhiều khoảng trống: chưa xây dựng cơ chế giám sát các hành vi xâm phạm nhãn hiệu trên môi trường số; chưa ban hành quy định bảo mật thông tin và bảo vệ bí mật kinh doanh đối với các kết quả nghiên cứu trước khi nộp đơn; và chưa thiết lập hệ thống lưu trữ số hóa tập trung phục vụ quản trị vòng đời tài sản trí tuệ.</w:t>
      </w:r>
    </w:p>
    <w:p>
      <w:pPr>
        <w:spacing w:before="160" w:after="80" w:line="288" w:lineRule="auto"/>
        <w:ind w:firstLine="0"/>
        <w:jc w:val="center"/>
      </w:pPr>
      <w:r>
        <w:rPr>
          <w:rFonts w:ascii="Times New Roman" w:hAnsi="Times New Roman"/>
          <w:b/>
          <w:i w:val="0"/>
          <w:color w:val="000000"/>
          <w:sz w:val="22"/>
        </w:rPr>
        <w:t>Hình 2.6. Khả năng tính toán bộ tiêu chí đánh giá hiệu quả quản lý quyền sở hữu trí tuệ từ dữ liệu hiện có</w:t>
      </w:r>
    </w:p>
    <w:p>
      <w:pPr>
        <w:spacing w:before="0" w:after="20" w:line="252" w:lineRule="auto"/>
        <w:ind w:left="288"/>
        <w:jc w:val="left"/>
      </w:pPr>
      <w:r>
        <w:rPr>
          <w:rFonts w:ascii="Consolas" w:hAnsi="Consolas"/>
          <w:b w:val="0"/>
          <w:i w:val="0"/>
          <w:color w:val="000000"/>
          <w:sz w:val="17"/>
        </w:rPr>
        <w:t>TỔNG SỐ 16 TIÊU CHÍ ĐÁNH GIÁ CHUỖI KẾT QUẢ QUẢN LÝ QUYỀN SỞ HỮU TRÍ TUỆ</w:t>
      </w:r>
    </w:p>
    <w:p>
      <w:pPr>
        <w:spacing w:before="0" w:after="20" w:line="252" w:lineRule="auto"/>
        <w:ind w:left="288"/>
        <w:jc w:val="left"/>
      </w:pPr>
      <w:r>
        <w:rPr>
          <w:rFonts w:ascii="Consolas" w:hAnsi="Consolas"/>
          <w:b w:val="0"/>
          <w:i w:val="0"/>
          <w:color w:val="000000"/>
          <w:sz w:val="17"/>
        </w:rPr>
        <w:t>[1] Tính toán đầy đủ (4 tiêu chí - 25,0%): Công bố KH, đề tài tiềm năng, số đơn nộp, số văn bằng</w:t>
      </w:r>
    </w:p>
    <w:p>
      <w:pPr>
        <w:spacing w:before="0" w:after="20" w:line="252" w:lineRule="auto"/>
        <w:ind w:left="288"/>
        <w:jc w:val="left"/>
      </w:pPr>
      <w:r>
        <w:rPr>
          <w:rFonts w:ascii="Consolas" w:hAnsi="Consolas"/>
          <w:b w:val="0"/>
          <w:i w:val="0"/>
          <w:color w:val="000000"/>
          <w:sz w:val="17"/>
        </w:rPr>
        <w:t>[2] Tính toán một phần (5 tiêu chí - 31,3%): Kinh phí NC/ĐK, tỷ lệ cấp bằng, GV sáng tạo, quy chế</w:t>
      </w:r>
    </w:p>
    <w:p>
      <w:pPr>
        <w:spacing w:before="0" w:after="20" w:line="252" w:lineRule="auto"/>
        <w:ind w:left="288"/>
        <w:jc w:val="left"/>
      </w:pPr>
      <w:r>
        <w:rPr>
          <w:rFonts w:ascii="Consolas" w:hAnsi="Consolas"/>
          <w:b w:val="0"/>
          <w:i w:val="0"/>
          <w:color w:val="000000"/>
          <w:sz w:val="17"/>
        </w:rPr>
        <w:t>[3] Chưa tính toán được (7 tiêu chí - 43,7%): Doanh thu thương mại hóa (=0), thù lao tác giả,</w:t>
      </w:r>
    </w:p>
    <w:p>
      <w:pPr>
        <w:spacing w:before="0" w:after="20" w:line="252" w:lineRule="auto"/>
        <w:ind w:left="288"/>
        <w:jc w:val="left"/>
      </w:pPr>
      <w:r>
        <w:rPr>
          <w:rFonts w:ascii="Consolas" w:hAnsi="Consolas"/>
          <w:b w:val="0"/>
          <w:i w:val="0"/>
          <w:color w:val="000000"/>
          <w:sz w:val="17"/>
        </w:rPr>
        <w:t xml:space="preserve">    doanh nghiệp khởi nghiệp, giải quyết tranh chấp, phí duy trì văn bằng, mức hài lòng của GV</w:t>
      </w:r>
    </w:p>
    <w:p>
      <w:pPr>
        <w:spacing w:before="40" w:after="160" w:line="276" w:lineRule="auto"/>
        <w:ind w:firstLine="0"/>
        <w:jc w:val="center"/>
      </w:pPr>
      <w:r>
        <w:rPr>
          <w:rFonts w:ascii="Times New Roman" w:hAnsi="Times New Roman"/>
          <w:b w:val="0"/>
          <w:i/>
          <w:color w:val="000000"/>
          <w:sz w:val="20"/>
        </w:rPr>
        <w:t>(Nguồn: Nhóm nghiên cứu đánh giá mức độ sẵn sàng dữ liệu quản trị tài sản trí tuệ)</w:t>
      </w:r>
    </w:p>
    <w:p>
      <w:pPr>
        <w:spacing w:before="0" w:after="110" w:line="348" w:lineRule="auto"/>
        <w:ind w:firstLine="576"/>
        <w:jc w:val="both"/>
      </w:pPr>
      <w:r>
        <w:rPr>
          <w:rFonts w:ascii="Times New Roman" w:hAnsi="Times New Roman"/>
          <w:b w:val="0"/>
          <w:i w:val="0"/>
          <w:color w:val="000000"/>
          <w:sz w:val="26"/>
        </w:rPr>
        <w:t>Đánh giá mức độ sẵn sàng dữ liệu theo Hình 2.6 dựa trên bộ 16 tiêu chí quản trị tài sản trí tuệ tiêu chuẩn cho thấy: chỉ có 4 tiêu chí có khả năng tính toán đầy đủ (chiếm 25,0%), gồm số lượng công bố khoa học, số đề tài có sản phẩm tiềm năng, số đơn đăng ký đã nộp và số văn bằng đã cấp; 5 tiêu chí chỉ tính toán được một phần do số liệu chưa tách bóc chi tiết (chiếm 31,3%); và có tới 7 tiêu chí hoàn toàn chưa có dữ liệu để tính toán (chiếm 43,7%), bao gồm doanh thu thương mại hóa, tỷ lệ thù lao chi trả cho tác giả, số doanh nghiệp khởi nghiệp trong trường, chi phí giải quyết tranh chấp và chỉ số đo lường mức độ hài lòng của giảng viên. Điều này phản ánh hệ thống quản trị dữ liệu sở hữu trí tuệ của Nhà trường đang ở mức sơ khai, thiếu công cụ theo dõi chuỗi kết quả.</w:t>
      </w:r>
    </w:p>
    <w:p>
      <w:pPr>
        <w:spacing w:before="240" w:after="120" w:line="324" w:lineRule="auto"/>
        <w:ind w:firstLine="0"/>
        <w:jc w:val="both"/>
      </w:pPr>
      <w:r>
        <w:rPr>
          <w:rFonts w:ascii="Times New Roman" w:hAnsi="Times New Roman"/>
          <w:b/>
          <w:i w:val="0"/>
          <w:color w:val="000000"/>
          <w:sz w:val="26"/>
        </w:rPr>
        <w:t>2.3. Đánh giá chung về thực trạng quản lý quyền sở hữu trí tuệ</w:t>
      </w:r>
    </w:p>
    <w:p>
      <w:pPr>
        <w:spacing w:before="160" w:after="80" w:line="324" w:lineRule="auto"/>
        <w:ind w:firstLine="0"/>
        <w:jc w:val="both"/>
      </w:pPr>
      <w:r>
        <w:rPr>
          <w:rFonts w:ascii="Times New Roman" w:hAnsi="Times New Roman"/>
          <w:b/>
          <w:i w:val="0"/>
          <w:color w:val="000000"/>
          <w:sz w:val="26"/>
        </w:rPr>
        <w:t>2.3.1. Kết quả đạt được</w:t>
      </w:r>
    </w:p>
    <w:p>
      <w:pPr>
        <w:spacing w:before="0" w:after="110" w:line="348" w:lineRule="auto"/>
        <w:ind w:firstLine="576"/>
        <w:jc w:val="both"/>
      </w:pPr>
      <w:r>
        <w:rPr>
          <w:rFonts w:ascii="Times New Roman" w:hAnsi="Times New Roman"/>
          <w:b w:val="0"/>
          <w:i w:val="0"/>
          <w:color w:val="000000"/>
          <w:sz w:val="26"/>
        </w:rPr>
        <w:t>Hoạt động quản lý quyền sở hữu trí tuệ tại Trường Đại học Thành Đô giai đoạn 2021 - 2025 đã đạt được những kết quả nền tảng quan trọng:</w:t>
      </w:r>
    </w:p>
    <w:p>
      <w:pPr>
        <w:spacing w:before="0" w:after="110" w:line="348" w:lineRule="auto"/>
        <w:ind w:firstLine="576"/>
        <w:jc w:val="both"/>
      </w:pPr>
      <w:r>
        <w:rPr>
          <w:rFonts w:ascii="Times New Roman" w:hAnsi="Times New Roman"/>
          <w:b w:val="0"/>
          <w:i w:val="0"/>
          <w:color w:val="000000"/>
          <w:sz w:val="26"/>
        </w:rPr>
        <w:t>Một là, Nhà trường đã từng bước xây dựng được ý thức và thiết chế pháp lý nội bộ về sở hữu trí tuệ, thể hiện qua việc ban hành Quyết định số 213/QĐ-ĐHTĐ và Quyết định số 217/QĐ-ĐHTĐ, tạo hành lang quy định quyền và trách nhiệm của cán bộ, giảng viên trong nghiên cứu khoa học.</w:t>
      </w:r>
    </w:p>
    <w:p>
      <w:pPr>
        <w:spacing w:before="0" w:after="110" w:line="348" w:lineRule="auto"/>
        <w:ind w:firstLine="576"/>
        <w:jc w:val="both"/>
      </w:pPr>
      <w:r>
        <w:rPr>
          <w:rFonts w:ascii="Times New Roman" w:hAnsi="Times New Roman"/>
          <w:b w:val="0"/>
          <w:i w:val="0"/>
          <w:color w:val="000000"/>
          <w:sz w:val="26"/>
        </w:rPr>
        <w:t>Hai là, tiềm lực nghiên cứu khoa học tăng trưởng vượt bậc với 582 sản phẩm khoa học công nghệ, 161 bài báo chất lượng cao và mạng lưới các nhà khoa học trình độ cao (đặc biệt là 42 tiến sĩ tại Viện Y - Dược), tạo ra nguồn tích lũy sáng kiến và giải pháp kỹ thuật phong phú.</w:t>
      </w:r>
    </w:p>
    <w:p>
      <w:pPr>
        <w:spacing w:before="0" w:after="110" w:line="348" w:lineRule="auto"/>
        <w:ind w:firstLine="576"/>
        <w:jc w:val="both"/>
      </w:pPr>
      <w:r>
        <w:rPr>
          <w:rFonts w:ascii="Times New Roman" w:hAnsi="Times New Roman"/>
          <w:b w:val="0"/>
          <w:i w:val="0"/>
          <w:color w:val="000000"/>
          <w:sz w:val="26"/>
        </w:rPr>
        <w:t>Ba là, công tác xác lập quyền bước đầu đạt được kết quả cụ thể với 11 hồ sơ tài sản trí tuệ, trong đó đã bảo hộ thành công 2 nhãn hiệu đại học cốt lõi, 2 quyền tác giả và lần đầu tiên nộp thành công 1 đơn đăng ký Bằng độc quyền sáng chế từ kết quả đề tài cấp cơ sở (Đề tài 09-2025).</w:t>
      </w:r>
    </w:p>
    <w:p>
      <w:pPr>
        <w:spacing w:before="160" w:after="80" w:line="288" w:lineRule="auto"/>
        <w:ind w:firstLine="0"/>
        <w:jc w:val="center"/>
      </w:pPr>
      <w:r>
        <w:rPr>
          <w:rFonts w:ascii="Times New Roman" w:hAnsi="Times New Roman"/>
          <w:b/>
          <w:i w:val="0"/>
          <w:color w:val="000000"/>
          <w:sz w:val="22"/>
        </w:rPr>
        <w:t>Hình 2.10. Tỷ lệ thực hiện so với chỉ tiêu Kế hoạch 07, cộng dồn hai năm 2024 - 2025</w:t>
      </w:r>
    </w:p>
    <w:p>
      <w:pPr>
        <w:spacing w:before="0" w:after="20" w:line="252" w:lineRule="auto"/>
        <w:ind w:left="288"/>
        <w:jc w:val="left"/>
      </w:pPr>
      <w:r>
        <w:rPr>
          <w:rFonts w:ascii="Consolas" w:hAnsi="Consolas"/>
          <w:b w:val="0"/>
          <w:i w:val="0"/>
          <w:color w:val="000000"/>
          <w:sz w:val="17"/>
        </w:rPr>
        <w:t>Chỉ tiêu hoạt động                  Mục tiêu    Thực hiện   Tỷ lệ (%)   Đánh giá hoàn thành</w:t>
      </w:r>
    </w:p>
    <w:p>
      <w:pPr>
        <w:spacing w:before="0" w:after="20" w:line="252" w:lineRule="auto"/>
        <w:ind w:left="288"/>
        <w:jc w:val="left"/>
      </w:pPr>
      <w:r>
        <w:rPr>
          <w:rFonts w:ascii="Consolas" w:hAnsi="Consolas"/>
          <w:b w:val="0"/>
          <w:i w:val="0"/>
          <w:color w:val="000000"/>
          <w:sz w:val="17"/>
        </w:rPr>
        <w:t>1. Bài báo quốc tế                  30 bài      85 bài      283%        Vượt 183% kế hoạch</w:t>
      </w:r>
    </w:p>
    <w:p>
      <w:pPr>
        <w:spacing w:before="0" w:after="20" w:line="252" w:lineRule="auto"/>
        <w:ind w:left="288"/>
        <w:jc w:val="left"/>
      </w:pPr>
      <w:r>
        <w:rPr>
          <w:rFonts w:ascii="Consolas" w:hAnsi="Consolas"/>
          <w:b w:val="0"/>
          <w:i w:val="0"/>
          <w:color w:val="000000"/>
          <w:sz w:val="17"/>
        </w:rPr>
        <w:t>2. Sách xuất bản (ISBN)             3 cuốn      8 cuốn      267%        Vượt 167% kế hoạch</w:t>
      </w:r>
    </w:p>
    <w:p>
      <w:pPr>
        <w:spacing w:before="0" w:after="20" w:line="252" w:lineRule="auto"/>
        <w:ind w:left="288"/>
        <w:jc w:val="left"/>
      </w:pPr>
      <w:r>
        <w:rPr>
          <w:rFonts w:ascii="Consolas" w:hAnsi="Consolas"/>
          <w:b w:val="0"/>
          <w:i w:val="0"/>
          <w:color w:val="000000"/>
          <w:sz w:val="17"/>
        </w:rPr>
        <w:t>3. Bài kỷ yếu hội thảo              60 bài      134 bài     223%        Vượt 123% kế hoạch</w:t>
      </w:r>
    </w:p>
    <w:p>
      <w:pPr>
        <w:spacing w:before="0" w:after="20" w:line="252" w:lineRule="auto"/>
        <w:ind w:left="288"/>
        <w:jc w:val="left"/>
      </w:pPr>
      <w:r>
        <w:rPr>
          <w:rFonts w:ascii="Consolas" w:hAnsi="Consolas"/>
          <w:b w:val="0"/>
          <w:i w:val="0"/>
          <w:color w:val="000000"/>
          <w:sz w:val="17"/>
        </w:rPr>
        <w:t>4. Bài báo trong nước               110 bài     181 bài     165%        Vượt 65% kế hoạch</w:t>
      </w:r>
    </w:p>
    <w:p>
      <w:pPr>
        <w:spacing w:before="0" w:after="20" w:line="252" w:lineRule="auto"/>
        <w:ind w:left="288"/>
        <w:jc w:val="left"/>
      </w:pPr>
      <w:r>
        <w:rPr>
          <w:rFonts w:ascii="Consolas" w:hAnsi="Consolas"/>
          <w:b w:val="0"/>
          <w:i w:val="0"/>
          <w:color w:val="000000"/>
          <w:sz w:val="17"/>
        </w:rPr>
        <w:t>5. Đề tài cấp Bộ/Tỉnh/Nhà nước      2 đề tài    3 đề tài    150%        Vượt 50% kế hoạch</w:t>
      </w:r>
    </w:p>
    <w:p>
      <w:pPr>
        <w:spacing w:before="0" w:after="20" w:line="252" w:lineRule="auto"/>
        <w:ind w:left="288"/>
        <w:jc w:val="left"/>
      </w:pPr>
      <w:r>
        <w:rPr>
          <w:rFonts w:ascii="Consolas" w:hAnsi="Consolas"/>
          <w:b w:val="0"/>
          <w:i w:val="0"/>
          <w:color w:val="000000"/>
          <w:sz w:val="17"/>
        </w:rPr>
        <w:t>6. Đề tài KHCN cấp cơ sở            14 đề tài   15 đề tài   107%        Vượt 7% kế hoạch</w:t>
      </w:r>
    </w:p>
    <w:p>
      <w:pPr>
        <w:spacing w:before="0" w:after="20" w:line="252" w:lineRule="auto"/>
        <w:ind w:left="288"/>
        <w:jc w:val="left"/>
      </w:pPr>
      <w:r>
        <w:rPr>
          <w:rFonts w:ascii="Consolas" w:hAnsi="Consolas"/>
          <w:b w:val="0"/>
          <w:i w:val="0"/>
          <w:color w:val="000000"/>
          <w:sz w:val="17"/>
        </w:rPr>
        <w:t>7. Bài tham luận quốc tế            11 bài      10 bài      91%         Chưa đạt mục tiêu</w:t>
      </w:r>
    </w:p>
    <w:p>
      <w:pPr>
        <w:spacing w:before="0" w:after="20" w:line="252" w:lineRule="auto"/>
        <w:ind w:left="288"/>
        <w:jc w:val="left"/>
      </w:pPr>
      <w:r>
        <w:rPr>
          <w:rFonts w:ascii="Consolas" w:hAnsi="Consolas"/>
          <w:b w:val="0"/>
          <w:i w:val="0"/>
          <w:color w:val="000000"/>
          <w:sz w:val="17"/>
        </w:rPr>
        <w:t>8. Giáo trình, bài giảng nội bộ     20 tài liệu 18 tài liệu 90%         Chưa đạt mục tiêu</w:t>
      </w:r>
    </w:p>
    <w:p>
      <w:pPr>
        <w:spacing w:before="0" w:after="20" w:line="252" w:lineRule="auto"/>
        <w:ind w:left="288"/>
        <w:jc w:val="left"/>
      </w:pPr>
      <w:r>
        <w:rPr>
          <w:rFonts w:ascii="Consolas" w:hAnsi="Consolas"/>
          <w:b w:val="0"/>
          <w:i w:val="0"/>
          <w:color w:val="000000"/>
          <w:sz w:val="17"/>
        </w:rPr>
        <w:t>9. Hợp đồng chuyển giao công nghệ   Có GD       0 đồng      0%          Chưa phát sinh doanh thu</w:t>
      </w:r>
    </w:p>
    <w:p>
      <w:pPr>
        <w:spacing w:before="40" w:after="160" w:line="276" w:lineRule="auto"/>
        <w:ind w:firstLine="0"/>
        <w:jc w:val="center"/>
      </w:pPr>
      <w:r>
        <w:rPr>
          <w:rFonts w:ascii="Times New Roman" w:hAnsi="Times New Roman"/>
          <w:b w:val="0"/>
          <w:i/>
          <w:color w:val="000000"/>
          <w:sz w:val="20"/>
        </w:rPr>
        <w:t>(Nguồn: Nhóm nghiên cứu đối sánh số liệu thực hiện với mục tiêu Kế hoạch số 07/KH-ĐHTĐ)</w:t>
      </w:r>
    </w:p>
    <w:p>
      <w:pPr>
        <w:spacing w:before="0" w:after="110" w:line="348" w:lineRule="auto"/>
        <w:ind w:firstLine="576"/>
        <w:jc w:val="both"/>
      </w:pPr>
      <w:r>
        <w:rPr>
          <w:rFonts w:ascii="Times New Roman" w:hAnsi="Times New Roman"/>
          <w:b w:val="0"/>
          <w:i w:val="0"/>
          <w:color w:val="000000"/>
          <w:sz w:val="26"/>
        </w:rPr>
        <w:t>Bốn là, thực hiện Kế hoạch số 07/KH-ĐHTĐ giai đoạn 2024 - 2025, Nhà trường đã hoàn thành vượt mức 5 trên 9 chỉ tiêu chiến lược (Hình 2.10). Đáng chú ý, chỉ tiêu bài báo khoa học quốc tế đạt 283% kế hoạch (85/30 bài), sách xuất bản có ISBN đạt 267% (8/3 cuốn), kỷ yếu hội thảo đạt 223% (134/60 bài), bài báo trong nước đạt 165% (181/110 bài) và đề tài cấp Bộ, Tỉnh, Quỹ NAFOSTED đạt 150% (3/2 đề tài).</w:t>
      </w:r>
    </w:p>
    <w:p>
      <w:pPr>
        <w:spacing w:before="160" w:after="80" w:line="324" w:lineRule="auto"/>
        <w:ind w:firstLine="0"/>
        <w:jc w:val="both"/>
      </w:pPr>
      <w:r>
        <w:rPr>
          <w:rFonts w:ascii="Times New Roman" w:hAnsi="Times New Roman"/>
          <w:b/>
          <w:i w:val="0"/>
          <w:color w:val="000000"/>
          <w:sz w:val="26"/>
        </w:rPr>
        <w:t>2.3.2. Tồn tại, hạn chế</w:t>
      </w:r>
    </w:p>
    <w:p>
      <w:pPr>
        <w:spacing w:before="0" w:after="110" w:line="348" w:lineRule="auto"/>
        <w:ind w:firstLine="576"/>
        <w:jc w:val="both"/>
      </w:pPr>
      <w:r>
        <w:rPr>
          <w:rFonts w:ascii="Times New Roman" w:hAnsi="Times New Roman"/>
          <w:b w:val="0"/>
          <w:i w:val="0"/>
          <w:color w:val="000000"/>
          <w:sz w:val="26"/>
        </w:rPr>
        <w:t>Bên cạnh những kết quả đạt được, thực trạng quản lý quyền sở hữu trí tuệ của Nhà trường còn tồn tại bốn hạn chế căn bản:</w:t>
      </w:r>
    </w:p>
    <w:p>
      <w:pPr>
        <w:spacing w:before="0" w:after="110" w:line="348" w:lineRule="auto"/>
        <w:ind w:firstLine="576"/>
        <w:jc w:val="both"/>
      </w:pPr>
      <w:r>
        <w:rPr>
          <w:rFonts w:ascii="Times New Roman" w:hAnsi="Times New Roman"/>
          <w:b w:val="0"/>
          <w:i w:val="0"/>
          <w:color w:val="000000"/>
          <w:sz w:val="26"/>
        </w:rPr>
        <w:t>Thứ nhất, tồn tại sự đứt gãy nghiêm trọng ở khâu sàng lọc và nộp đơn bảo hộ quyền sở hữu công nghiệp. Trong 11 đề tài cấp cơ sở có sản phẩm tiềm năng sở hữu trí tuệ, có 9 đề tài thuộc nhóm có khả năng xác lập quyền sở hữu công nghiệp (sáng chế và giải pháp hữu ích); tuy nhiên trong nhóm 9 đề tài này, tỷ lệ chuyển hóa thành đơn đăng ký bảo hộ độc quyền chỉ đạt 11,1% (1 trên 9 đề tài, cụ thể là đơn đăng ký cao chiết lá Quế hoa năm 2025 đang ở bước tiếp nhận đơn); toàn bộ 8 đề tài còn lại đều dừng lại ở khâu nghiệm thu hoặc công bố bài báo mà chưa nộp đơn bảo hộ độc quyền; 2 đề tài tiềm năng còn lại thuộc nhóm quyền tác giả (phần mềm và tài liệu giáo trình) đã được áp dụng trong phạm vi nội bộ.</w:t>
      </w:r>
    </w:p>
    <w:p>
      <w:pPr>
        <w:spacing w:before="0" w:after="110" w:line="348" w:lineRule="auto"/>
        <w:ind w:firstLine="576"/>
        <w:jc w:val="both"/>
      </w:pPr>
      <w:r>
        <w:rPr>
          <w:rFonts w:ascii="Times New Roman" w:hAnsi="Times New Roman"/>
          <w:b w:val="0"/>
          <w:i w:val="0"/>
          <w:color w:val="000000"/>
          <w:sz w:val="26"/>
        </w:rPr>
        <w:t>Thứ hai, khung thể chế nội bộ còn tồn tại điểm nghẽn và mâu thuẫn. Quy định khống chế trần tiền thưởng 100 triệu đồng tại Điểm a Điều 36 Quyết định số 213 có thể làm giảm động lực của nhà khoa học trong việc theo đuổi các hợp đồng chuyển giao quy mô lớn; quy chế chưa có định mức thưởng tiền mặt cho văn bằng bảo hộ sáng chế; và hoàn toàn thiếu dòng dự toán ngân sách chi cho hoạt động tra cứu, đăng ký sở hữu trí tuệ.</w:t>
      </w:r>
    </w:p>
    <w:p>
      <w:pPr>
        <w:spacing w:before="0" w:after="110" w:line="348" w:lineRule="auto"/>
        <w:ind w:firstLine="576"/>
        <w:jc w:val="both"/>
      </w:pPr>
      <w:r>
        <w:rPr>
          <w:rFonts w:ascii="Times New Roman" w:hAnsi="Times New Roman"/>
          <w:b w:val="0"/>
          <w:i w:val="0"/>
          <w:color w:val="000000"/>
          <w:sz w:val="26"/>
        </w:rPr>
        <w:t>Thứ ba, hoạt động thương mại hóa và chuyển giao công nghệ chưa phát sinh doanh thu độc lập. Nhà trường chưa xây dựng được mô hình doanh nghiệp khởi nguồn công nghệ (spin-off) và chưa vận hành được cơ chế cấp phép thương mại kết quả nghiên cứu.</w:t>
      </w:r>
    </w:p>
    <w:p>
      <w:pPr>
        <w:spacing w:before="0" w:after="110" w:line="348" w:lineRule="auto"/>
        <w:ind w:firstLine="576"/>
        <w:jc w:val="both"/>
      </w:pPr>
      <w:r>
        <w:rPr>
          <w:rFonts w:ascii="Times New Roman" w:hAnsi="Times New Roman"/>
          <w:b w:val="0"/>
          <w:i w:val="0"/>
          <w:color w:val="000000"/>
          <w:sz w:val="26"/>
        </w:rPr>
        <w:t>Thứ tư, mô hình quản lý còn phân tán, thiếu cán bộ chuyên trách có chứng chỉ nghiệp vụ đại diện sở hữu công nghiệp; hệ thống cơ sở dữ liệu số hóa theo dõi vòng đời tài sản trí tuệ chưa được xây dựng hoàn chỉnh.</w:t>
      </w:r>
    </w:p>
    <w:p>
      <w:pPr>
        <w:spacing w:before="160" w:after="80" w:line="324" w:lineRule="auto"/>
        <w:ind w:firstLine="0"/>
        <w:jc w:val="both"/>
      </w:pPr>
      <w:r>
        <w:rPr>
          <w:rFonts w:ascii="Times New Roman" w:hAnsi="Times New Roman"/>
          <w:b/>
          <w:i w:val="0"/>
          <w:color w:val="000000"/>
          <w:sz w:val="26"/>
        </w:rPr>
        <w:t>2.3.3. Nguyên nhân của tồn tại, hạn chế</w:t>
      </w:r>
    </w:p>
    <w:p>
      <w:pPr>
        <w:spacing w:before="0" w:after="110" w:line="348" w:lineRule="auto"/>
        <w:ind w:firstLine="576"/>
        <w:jc w:val="both"/>
      </w:pPr>
      <w:r>
        <w:rPr>
          <w:rFonts w:ascii="Times New Roman" w:hAnsi="Times New Roman"/>
          <w:b w:val="0"/>
          <w:i w:val="0"/>
          <w:color w:val="000000"/>
          <w:sz w:val="26"/>
        </w:rPr>
        <w:t>Các hạn chế nêu trên bắt nguồn từ cả nguyên nhân khách quan và nguyên nhân chủ quan:</w:t>
      </w:r>
    </w:p>
    <w:p>
      <w:pPr>
        <w:spacing w:before="0" w:after="110" w:line="348" w:lineRule="auto"/>
        <w:ind w:firstLine="576"/>
        <w:jc w:val="both"/>
      </w:pPr>
      <w:r>
        <w:rPr>
          <w:rFonts w:ascii="Times New Roman" w:hAnsi="Times New Roman"/>
          <w:b w:val="0"/>
          <w:i w:val="0"/>
          <w:color w:val="000000"/>
          <w:sz w:val="26"/>
        </w:rPr>
        <w:t>Về nguyên nhân khách quan: Thời gian thẩm định đơn đăng ký sáng chế và giải pháp hữu ích tại cơ quan quản lý nhà nước kéo dài (thực tế từ 24 đến 36 tháng, cá biệt kéo dài tới 48 tháng), gây tâm lý e ngại cho giảng viên; thị trường khoa học công nghệ và mạng lưới các tổ chức trung gian, sàn giao dịch công nghệ tại Việt Nam còn sơ khai; hành lang pháp lý giai đoạn trước năm 2025 về định giá tài sản trí tuệ và cơ chế liên kết doanh nghiệp trong trường đại học tư thục còn nhiều điểm chưa rõ ràng.</w:t>
      </w:r>
    </w:p>
    <w:p>
      <w:pPr>
        <w:spacing w:before="0" w:after="110" w:line="348" w:lineRule="auto"/>
        <w:ind w:firstLine="576"/>
        <w:jc w:val="both"/>
      </w:pPr>
      <w:r>
        <w:rPr>
          <w:rFonts w:ascii="Times New Roman" w:hAnsi="Times New Roman"/>
          <w:b w:val="0"/>
          <w:i w:val="0"/>
          <w:color w:val="000000"/>
          <w:sz w:val="26"/>
        </w:rPr>
        <w:t>Về nguyên nhân chủ quan: Cơ chế động lực tài chính nội bộ bị lệch hướng, tập trung toàn bộ nguồn lực thưởng tiền mặt cho các bài báo khoa học (thưởng từ 10 đến 20 triệu đồng/bài) mà không có chính sách thưởng tương xứng cho văn bằng sáng chế; Nhà trường chưa phê duyệt dòng ngân sách hỗ trợ kinh phí tra cứu và nộp đơn; quy trình tác nghiệp chưa có bước bắt buộc sàng lọc khả năng bảo hộ trước khi công bố bài báo, có nguy cơ dẫn đến việc một số kết quả nghiên cứu tiềm năng bị công bố sớm làm ảnh hưởng đến tính mới của sáng chế; và công tác đào tạo, bồi dưỡng kiến thức pháp luật sở hữu trí tuệ cho đội ngũ giảng viên chưa được tổ chức thành kế hoạch thường niên.</w:t>
      </w:r>
    </w:p>
    <w:p>
      <w:pPr>
        <w:spacing w:before="160" w:after="80" w:line="288" w:lineRule="auto"/>
        <w:ind w:firstLine="0"/>
        <w:jc w:val="center"/>
      </w:pPr>
      <w:r>
        <w:rPr>
          <w:rFonts w:ascii="Times New Roman" w:hAnsi="Times New Roman"/>
          <w:b/>
          <w:i w:val="0"/>
          <w:color w:val="000000"/>
          <w:sz w:val="22"/>
        </w:rPr>
        <w:t>Hình 2.11. Chẩn đoán nguy cơ xung đột khuyến khích thể chế và chuỗi thất thoát tài sản trí tuệ</w:t>
      </w:r>
    </w:p>
    <w:p>
      <w:pPr>
        <w:spacing w:before="0" w:after="20" w:line="252" w:lineRule="auto"/>
        <w:ind w:left="288"/>
        <w:jc w:val="left"/>
      </w:pPr>
      <w:r>
        <w:rPr>
          <w:rFonts w:ascii="Consolas" w:hAnsi="Consolas"/>
          <w:b w:val="0"/>
          <w:i w:val="0"/>
          <w:color w:val="000000"/>
          <w:sz w:val="17"/>
        </w:rPr>
        <w:t>[11 ĐỀ TÀI TIỀM NĂNG] ---&gt; [ĐIỂM NGHẼN 1: THIẾU SÀNG LỌC] ---&gt; [ĐIỂM NGHẼN 2: THIẾU KINH PHÍ VIẾT ĐƠN]</w:t>
      </w:r>
    </w:p>
    <w:p>
      <w:pPr>
        <w:spacing w:before="0" w:after="20" w:line="252" w:lineRule="auto"/>
        <w:ind w:left="288"/>
        <w:jc w:val="left"/>
      </w:pPr>
      <w:r>
        <w:rPr>
          <w:rFonts w:ascii="Consolas" w:hAnsi="Consolas"/>
          <w:b w:val="0"/>
          <w:i w:val="0"/>
          <w:color w:val="000000"/>
          <w:sz w:val="17"/>
        </w:rPr>
        <w:t xml:space="preserve">                                                                        |</w:t>
      </w:r>
    </w:p>
    <w:p>
      <w:pPr>
        <w:spacing w:before="0" w:after="20" w:line="252" w:lineRule="auto"/>
        <w:ind w:left="288"/>
        <w:jc w:val="left"/>
      </w:pPr>
      <w:r>
        <w:rPr>
          <w:rFonts w:ascii="Consolas" w:hAnsi="Consolas"/>
          <w:b w:val="0"/>
          <w:i w:val="0"/>
          <w:color w:val="000000"/>
          <w:sz w:val="17"/>
        </w:rPr>
        <w:t xml:space="preserve">                                                                        v</w:t>
      </w:r>
    </w:p>
    <w:p>
      <w:pPr>
        <w:spacing w:before="0" w:after="20" w:line="252" w:lineRule="auto"/>
        <w:ind w:left="288"/>
        <w:jc w:val="left"/>
      </w:pPr>
      <w:r>
        <w:rPr>
          <w:rFonts w:ascii="Consolas" w:hAnsi="Consolas"/>
          <w:b w:val="0"/>
          <w:i w:val="0"/>
          <w:color w:val="000000"/>
          <w:sz w:val="17"/>
        </w:rPr>
        <w:t>[MẤT TÍNH MỚI TOÀN CẦU] &lt;-- [CÔNG BỐ BÀI BÁO/KỶ YẾU TRƯỚC] &lt;-- [ƯU TIÊN LẤY THƯỞNG 10-20 TRĐ &amp; GIỜ NCKH]</w:t>
      </w:r>
    </w:p>
    <w:p>
      <w:pPr>
        <w:spacing w:before="40" w:after="160" w:line="276" w:lineRule="auto"/>
        <w:ind w:firstLine="0"/>
        <w:jc w:val="center"/>
      </w:pPr>
      <w:r>
        <w:rPr>
          <w:rFonts w:ascii="Times New Roman" w:hAnsi="Times New Roman"/>
          <w:b w:val="0"/>
          <w:i/>
          <w:color w:val="000000"/>
          <w:sz w:val="20"/>
        </w:rPr>
        <w:t>(Nguồn: Nhóm nghiên cứu mô hình hóa cơ chế xung đột khuyến khích từ thực tiễn)</w:t>
      </w:r>
    </w:p>
    <w:p>
      <w:pPr>
        <w:spacing w:before="0" w:after="110" w:line="348" w:lineRule="auto"/>
        <w:ind w:firstLine="576"/>
        <w:jc w:val="both"/>
      </w:pPr>
      <w:r>
        <w:rPr>
          <w:rFonts w:ascii="Times New Roman" w:hAnsi="Times New Roman"/>
          <w:b w:val="0"/>
          <w:i w:val="0"/>
          <w:color w:val="000000"/>
          <w:sz w:val="26"/>
        </w:rPr>
        <w:t>Hình 2.11 làm rõ chuỗi tác động tiêu cực của cơ chế khuyến khích lệch hướng: khi thiếu bộ phận sàng lọc và thiếu ngân sách hỗ trợ nộp đơn, các nhà khoa học buộc phải lựa chọn con đường an toàn và nhanh nhất là công bố bài báo khoa học để lấy tiền thưởng và hoàn thành nghĩa vụ giảng dạy. Việc công bố công khai bài báo hoặc kỷ yếu trước khi nộp đơn có thể làm gia tăng nguy cơ làm mất tính mới tuyệt đối của sáng chế, biến các kết quả nghiên cứu tiềm năng thành tri thức phổ biến rộng rãi mà Nhà trường không thể xác lập quyền độc quyền để thương mại hóa.</w:t>
      </w:r>
    </w:p>
    <w:p>
      <w:pPr>
        <w:spacing w:before="240" w:after="120" w:line="324" w:lineRule="auto"/>
        <w:ind w:firstLine="0"/>
        <w:jc w:val="both"/>
      </w:pPr>
      <w:r>
        <w:rPr>
          <w:rFonts w:ascii="Times New Roman" w:hAnsi="Times New Roman"/>
          <w:b/>
          <w:i w:val="0"/>
          <w:color w:val="000000"/>
          <w:sz w:val="26"/>
        </w:rPr>
        <w:t>TIỂU KẾT CHƯƠNG 2</w:t>
      </w:r>
    </w:p>
    <w:p>
      <w:pPr>
        <w:spacing w:before="0" w:after="110" w:line="348" w:lineRule="auto"/>
        <w:ind w:firstLine="576"/>
        <w:jc w:val="both"/>
      </w:pPr>
      <w:r>
        <w:rPr>
          <w:rFonts w:ascii="Times New Roman" w:hAnsi="Times New Roman"/>
          <w:b w:val="0"/>
          <w:i w:val="0"/>
          <w:color w:val="000000"/>
          <w:sz w:val="26"/>
        </w:rPr>
        <w:t>Nghiên cứu thực trạng quản lý quyền sở hữu trí tuệ tại Trường Đại học Thành Đô giai đoạn 2021 - 2025 cho thấy bức tranh đa chiều: Nhà trường sở hữu tiềm lực khoa học công nghệ đáng kể với 252 nhân sự (trong đó có 42 tiến sĩ tại Viện Y - Dược), số lượng sản phẩm khoa học công nghệ đạt 582 sản phẩm và 38 đề tài cấp cơ sở được nghiệm thu với nguồn kinh phí tài trợ tăng trưởng đều đặn. Tuy nhiên, hoạt động quản trị sở hữu trí tuệ vẫn bộc lộ một số khoảng trống thể chế, mô hình quản lý phân tán thiếu liên thông, và có dấu hiệu đứt gãy trong chuỗi chuyển hóa công nghệ ở khâu sàng lọc và nộp đơn.</w:t>
      </w:r>
    </w:p>
    <w:p>
      <w:pPr>
        <w:spacing w:before="0" w:after="110" w:line="348" w:lineRule="auto"/>
        <w:ind w:firstLine="576"/>
        <w:jc w:val="both"/>
      </w:pPr>
      <w:r>
        <w:rPr>
          <w:rFonts w:ascii="Times New Roman" w:hAnsi="Times New Roman"/>
          <w:b w:val="0"/>
          <w:i w:val="0"/>
          <w:color w:val="000000"/>
          <w:sz w:val="26"/>
        </w:rPr>
        <w:t>Sự đối kháng giữa chính sách ưu tiên thưởng tiền mặt cho bài báo khoa học và sự thiếu vắng ngân sách hỗ trợ xác lập sáng chế là một trong những nguyên nhân quan trọng khiến Nhà trường chưa sở hữu văn bằng độc quyền sáng chế nào. Những phát hiện thực chứng này đặt ra yêu cầu cấp thiết phải tái cấu trúc toàn diện chuỗi quản lý quyền sở hữu trí tuệ ở cả 4 khâu: Sáng tạo, Xác lập, Khai thác và Bảo vệ quyền, nhằm đáp ứng khung pháp lý mới giai đoạn 2025 - 2026 và hiện thực hóa mục tiêu phát triển bền vững của Trường Đại học Thành Đô.</w:t>
      </w:r>
    </w:p>
    <w:p>
      <w:pPr>
        <w:pageBreakBefore/>
        <w:spacing w:before="320" w:after="200" w:line="324" w:lineRule="auto"/>
        <w:ind w:firstLine="0"/>
        <w:jc w:val="center"/>
      </w:pPr>
      <w:r>
        <w:rPr>
          <w:rFonts w:ascii="Times New Roman" w:hAnsi="Times New Roman"/>
          <w:b/>
          <w:i w:val="0"/>
          <w:color w:val="000000"/>
          <w:sz w:val="28"/>
        </w:rPr>
        <w:t>CHƯƠNG 3. HỆ THỐNG GIẢI PHÁP NÂNG CAO HIỆU QUẢ QUẢN LÝ QUYỀN SỞ HỮU TRÍ TUỆ TẠI TRƯỜNG ĐẠI HỌC THÀNH ĐÔ ĐÁP ỨNG KHUNG PHÁP LÝ MỚI</w:t>
      </w:r>
    </w:p>
    <w:p>
      <w:pPr>
        <w:spacing w:before="0" w:after="110" w:line="348" w:lineRule="auto"/>
        <w:ind w:firstLine="576"/>
        <w:jc w:val="both"/>
      </w:pPr>
      <w:r>
        <w:rPr>
          <w:rFonts w:ascii="Times New Roman" w:hAnsi="Times New Roman"/>
          <w:b w:val="0"/>
          <w:i w:val="0"/>
          <w:color w:val="000000"/>
          <w:sz w:val="26"/>
        </w:rPr>
        <w:t>Từ những kết quả đạt được, các điểm nghẽn thể chế và nguyên nhân thực trạng được phân tích tại Chương 2, Chương 3 tập trung xây dựng hệ thống giải pháp toàn diện, có tính khả thi và đồng bộ nhằm nâng cao hiệu quả quản lý quyền sở hữu trí tuệ tại Trường Đại học Thành Đô giai đoạn 2026 - 2030, đón đầu hiệu lực của khung pháp lý mới.</w:t>
      </w:r>
    </w:p>
    <w:p>
      <w:pPr>
        <w:spacing w:before="240" w:after="120" w:line="324" w:lineRule="auto"/>
        <w:ind w:firstLine="0"/>
        <w:jc w:val="both"/>
      </w:pPr>
      <w:r>
        <w:rPr>
          <w:rFonts w:ascii="Times New Roman" w:hAnsi="Times New Roman"/>
          <w:b/>
          <w:i w:val="0"/>
          <w:color w:val="000000"/>
          <w:sz w:val="26"/>
        </w:rPr>
        <w:t>3.1. Căn cứ, định hướng và nguyên tắc xây dựng giải pháp</w:t>
      </w:r>
    </w:p>
    <w:p>
      <w:pPr>
        <w:spacing w:before="160" w:after="80" w:line="324" w:lineRule="auto"/>
        <w:ind w:firstLine="0"/>
        <w:jc w:val="both"/>
      </w:pPr>
      <w:r>
        <w:rPr>
          <w:rFonts w:ascii="Times New Roman" w:hAnsi="Times New Roman"/>
          <w:b/>
          <w:i w:val="0"/>
          <w:color w:val="000000"/>
          <w:sz w:val="26"/>
        </w:rPr>
        <w:t>3.1.1. Định hướng chiến lược và yêu cầu mới từ khung pháp lý giai đoạn 2025 - 2026</w:t>
      </w:r>
    </w:p>
    <w:p>
      <w:pPr>
        <w:spacing w:before="0" w:after="110" w:line="348" w:lineRule="auto"/>
        <w:ind w:firstLine="576"/>
        <w:jc w:val="both"/>
      </w:pPr>
      <w:r>
        <w:rPr>
          <w:rFonts w:ascii="Times New Roman" w:hAnsi="Times New Roman"/>
          <w:b w:val="0"/>
          <w:i w:val="0"/>
          <w:color w:val="000000"/>
          <w:sz w:val="26"/>
        </w:rPr>
        <w:t>Việc xây dựng hệ thống giải pháp quản lý quyền sở hữu trí tuệ tại Trường Đại học Thành Đô dựa trên các căn cứ pháp lý và định hướng chiến lược sau:</w:t>
      </w:r>
    </w:p>
    <w:p>
      <w:pPr>
        <w:spacing w:before="0" w:after="110" w:line="348" w:lineRule="auto"/>
        <w:ind w:firstLine="576"/>
        <w:jc w:val="both"/>
      </w:pPr>
      <w:r>
        <w:rPr>
          <w:rFonts w:ascii="Times New Roman" w:hAnsi="Times New Roman"/>
          <w:b w:val="0"/>
          <w:i w:val="0"/>
          <w:color w:val="000000"/>
          <w:sz w:val="26"/>
        </w:rPr>
        <w:t>Về chủ trương của Đảng và Nhà nước: Nghị quyết số 45-NQ/TW của Ban Chấp hành Trung ương Đảng khóa XIII về tiếp tục xây dựng và phát huy vai trò của đội ngũ trí thức; Chiến lược phát triển khoa học, công nghệ và đổi mới sáng tạo đến năm 2030 theo Quyết định số 569/QĐ-TTg của Thủ tướng Chính phủ; và Chiến lược Sở hữu trí tuệ đến năm 2030 theo Quyết định số 1068/QĐ-TTg. Các văn kiện này đều nhấn mạnh yêu cầu chuyển dịch trọng tâm từ nghiên cứu lý thuyết sang nghiên cứu ứng dụng, coi tài sản trí tuệ là thước đo then chốt về chất lượng giáo dục đại học.</w:t>
      </w:r>
    </w:p>
    <w:p>
      <w:pPr>
        <w:spacing w:before="0" w:after="110" w:line="348" w:lineRule="auto"/>
        <w:ind w:firstLine="576"/>
        <w:jc w:val="both"/>
      </w:pPr>
      <w:r>
        <w:rPr>
          <w:rFonts w:ascii="Times New Roman" w:hAnsi="Times New Roman"/>
          <w:b w:val="0"/>
          <w:i w:val="0"/>
          <w:color w:val="000000"/>
          <w:sz w:val="26"/>
        </w:rPr>
        <w:t>Về khung pháp lý chuyên ngành giai đoạn 2025 - 2026:</w:t>
      </w:r>
    </w:p>
    <w:p>
      <w:pPr>
        <w:spacing w:before="0" w:after="110" w:line="348" w:lineRule="auto"/>
        <w:ind w:firstLine="576"/>
        <w:jc w:val="both"/>
      </w:pPr>
      <w:r>
        <w:rPr>
          <w:rFonts w:ascii="Times New Roman" w:hAnsi="Times New Roman"/>
          <w:b w:val="0"/>
          <w:i w:val="0"/>
          <w:color w:val="000000"/>
          <w:sz w:val="26"/>
        </w:rPr>
        <w:t>Thứ nhất, Luật Khoa học, Công nghệ và Đổi mới sáng tạo số 93/2025/QH15 mang lại bước đột phá về tự chủ tài sản trí tuệ. Khoản 2 Điều 25 quy định cơ sở nghiên cứu được toàn quyền định đoạt, khai thác và chuyển giao kết quả nghiên cứu hình thành từ nhiệm vụ khoa học; Điểm a Khoản 3 Điều 28 khẳng định quyền của tác giả sáng chế được hưởng tối thiểu 30% lợi nhuận sau thuế từ thương mại hóa; và Điểm b Khoản 2 Điều 66 xác lập cơ chế phân bổ nguồn thu từ tài sản trí tuệ minh bạch, tạo động lực trực tiếp cho nhà khoa học.</w:t>
      </w:r>
    </w:p>
    <w:p>
      <w:pPr>
        <w:spacing w:before="0" w:after="110" w:line="348" w:lineRule="auto"/>
        <w:ind w:firstLine="576"/>
        <w:jc w:val="both"/>
      </w:pPr>
      <w:r>
        <w:rPr>
          <w:rFonts w:ascii="Times New Roman" w:hAnsi="Times New Roman"/>
          <w:b w:val="0"/>
          <w:i w:val="0"/>
          <w:color w:val="000000"/>
          <w:sz w:val="26"/>
        </w:rPr>
        <w:t>Thứ hai, Luật Giáo dục đại học số 125/2025/QH15 tại Khoản 1 Điều 28 cho phép cơ sở giáo dục đại học được sử dụng tài sản trí tuệ, quyền sở hữu công nghiệp để góp vốn, thành lập doanh nghiệp khởi nguồn công nghệ (spin-off) hoặc liên kết nghiên cứu chuyển giao với doanh nghiệp.</w:t>
      </w:r>
    </w:p>
    <w:p>
      <w:pPr>
        <w:spacing w:before="0" w:after="110" w:line="348" w:lineRule="auto"/>
        <w:ind w:firstLine="576"/>
        <w:jc w:val="both"/>
      </w:pPr>
      <w:r>
        <w:rPr>
          <w:rFonts w:ascii="Times New Roman" w:hAnsi="Times New Roman"/>
          <w:b w:val="0"/>
          <w:i w:val="0"/>
          <w:color w:val="000000"/>
          <w:sz w:val="26"/>
        </w:rPr>
        <w:t>Thứ ba, Nghị định số 100/2026/NĐ-CP tại Điều 9a hướng dẫn cơ chế định giá tài sản trí tuệ hình thành từ ngân sách hoặc vốn hỗn hợp, tháo gỡ rủi ro pháp lý cho người đứng đầu cơ sở đào tạo.</w:t>
      </w:r>
    </w:p>
    <w:p>
      <w:pPr>
        <w:spacing w:before="0" w:after="110" w:line="348" w:lineRule="auto"/>
        <w:ind w:firstLine="576"/>
        <w:jc w:val="both"/>
      </w:pPr>
      <w:r>
        <w:rPr>
          <w:rFonts w:ascii="Times New Roman" w:hAnsi="Times New Roman"/>
          <w:b w:val="0"/>
          <w:i w:val="0"/>
          <w:color w:val="000000"/>
          <w:sz w:val="26"/>
        </w:rPr>
        <w:t>Thứ tư, Thông tư số 83/2026/TT-BGDĐT (ban hành ngày 30/9/2026, có hiệu lực từ ngày 15/11/2026) đặt ra các yêu cầu mới về chuẩn cơ sở giáo dục đại học và hỗ trợ khởi nghiệp đổi mới sáng tạo trong các trường đại học định hướng ứng dụng.</w:t>
      </w:r>
    </w:p>
    <w:p>
      <w:pPr>
        <w:spacing w:before="160" w:after="80" w:line="324" w:lineRule="auto"/>
        <w:ind w:firstLine="0"/>
        <w:jc w:val="both"/>
      </w:pPr>
      <w:r>
        <w:rPr>
          <w:rFonts w:ascii="Times New Roman" w:hAnsi="Times New Roman"/>
          <w:b/>
          <w:i w:val="0"/>
          <w:color w:val="000000"/>
          <w:sz w:val="26"/>
        </w:rPr>
        <w:t>3.1.2. Phân tích ma trận điểm mạnh, điểm yếu, cơ hội và thách thức</w:t>
      </w:r>
    </w:p>
    <w:p>
      <w:pPr>
        <w:spacing w:before="0" w:after="110" w:line="348" w:lineRule="auto"/>
        <w:ind w:firstLine="576"/>
        <w:jc w:val="both"/>
      </w:pPr>
      <w:r>
        <w:rPr>
          <w:rFonts w:ascii="Times New Roman" w:hAnsi="Times New Roman"/>
          <w:b w:val="0"/>
          <w:i w:val="0"/>
          <w:color w:val="000000"/>
          <w:sz w:val="26"/>
        </w:rPr>
        <w:t>Nhằm bảo đảm tính khoa học và thực tiễn, nhóm nghiên cứu tiến hành tổng hợp các yếu tố môi trường nội bộ và bên ngoài thông qua ma trận điểm mạnh, điểm yếu, cơ hội và thách thức (SWOT) tại Bảng 3.1:</w:t>
      </w:r>
    </w:p>
    <w:p>
      <w:pPr>
        <w:spacing w:before="200" w:after="80" w:line="288" w:lineRule="auto"/>
        <w:ind w:firstLine="0"/>
        <w:jc w:val="left"/>
      </w:pPr>
      <w:r>
        <w:rPr>
          <w:rFonts w:ascii="Times New Roman" w:hAnsi="Times New Roman"/>
          <w:b/>
          <w:i w:val="0"/>
          <w:color w:val="000000"/>
          <w:sz w:val="22"/>
        </w:rPr>
        <w:t>Bảng 3.1. Ma trận điểm mạnh, điểm yếu, cơ hội và thách thức trong quản lý quyền sở hữu trí tuệ tại Trường Đại học Thành Đô</w:t>
      </w:r>
    </w:p>
    <w:tbl>
      <w:tblPr>
        <w:tblW w:type="auto" w:w="0"/>
        <w:jc w:val="center"/>
        <w:tblLayout w:type="autofit"/>
        <w:tblLook w:firstColumn="1" w:firstRow="1" w:lastColumn="0" w:lastRow="0" w:noHBand="0" w:noVBand="1" w:val="04A0"/>
      </w:tblPr>
      <w:tblGrid>
        <w:gridCol w:w="4535"/>
        <w:gridCol w:w="4535"/>
      </w:tblGrid>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mạnh (S)</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yếu (W)</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S1.</w:t>
            </w:r>
            <w:r>
              <w:rPr>
                <w:rFonts w:ascii="Times New Roman" w:hAnsi="Times New Roman"/>
                <w:b w:val="0"/>
                <w:i w:val="0"/>
                <w:color w:val="000000"/>
                <w:sz w:val="20"/>
              </w:rPr>
              <w:t xml:space="preserve"> Ban hành quy định nội bộ từ sớm: Quyết định 213 (2021) và Quyết định 217 (2024) tạo nền tảng thể chế chuyên biệt.&lt;br&gt;</w:t>
            </w:r>
            <w:r>
              <w:rPr>
                <w:rFonts w:ascii="Times New Roman" w:hAnsi="Times New Roman"/>
                <w:b/>
                <w:i w:val="0"/>
                <w:color w:val="000000"/>
                <w:sz w:val="20"/>
              </w:rPr>
              <w:t>S2.</w:t>
            </w:r>
            <w:r>
              <w:rPr>
                <w:rFonts w:ascii="Times New Roman" w:hAnsi="Times New Roman"/>
                <w:b w:val="0"/>
                <w:i w:val="0"/>
                <w:color w:val="000000"/>
                <w:sz w:val="20"/>
              </w:rPr>
              <w:t xml:space="preserve"> Năng lực nghiên cứu tăng nhanh: Số bài báo tăng 7 lần, 71 bài quốc tế có phân hạng; 5/9 chỉ tiêu Kế hoạch 07 đạt hoặc vượt.&lt;br&gt;</w:t>
            </w:r>
            <w:r>
              <w:rPr>
                <w:rFonts w:ascii="Times New Roman" w:hAnsi="Times New Roman"/>
                <w:b/>
                <w:i w:val="0"/>
                <w:color w:val="000000"/>
                <w:sz w:val="20"/>
              </w:rPr>
              <w:t>S3.</w:t>
            </w:r>
            <w:r>
              <w:rPr>
                <w:rFonts w:ascii="Times New Roman" w:hAnsi="Times New Roman"/>
                <w:b w:val="0"/>
                <w:i w:val="0"/>
                <w:color w:val="000000"/>
                <w:sz w:val="20"/>
              </w:rPr>
              <w:t xml:space="preserve"> Tiềm năng sản phẩm thực nghiệm lớn: 11 đề tài cấp cơ sở có sản phẩm tiềm năng (9 thuộc Viện Y - Dược với 42 tiến sĩ).&lt;br&gt;</w:t>
            </w:r>
            <w:r>
              <w:rPr>
                <w:rFonts w:ascii="Times New Roman" w:hAnsi="Times New Roman"/>
                <w:b/>
                <w:i w:val="0"/>
                <w:color w:val="000000"/>
                <w:sz w:val="20"/>
              </w:rPr>
              <w:t>S4.</w:t>
            </w:r>
            <w:r>
              <w:rPr>
                <w:rFonts w:ascii="Times New Roman" w:hAnsi="Times New Roman"/>
                <w:b w:val="0"/>
                <w:i w:val="0"/>
                <w:color w:val="000000"/>
                <w:sz w:val="20"/>
              </w:rPr>
              <w:t xml:space="preserve"> Đã có kết quả bước đầu: 11 hồ sơ tài sản trí tuệ (4 đã cấp bằng, 5 kiểu dáng hợp tác doanh nghiệp, 1 đơn sáng chế Quế hoa đang trong giai đoạn thẩm định hình thức).&lt;br&gt;</w:t>
            </w:r>
            <w:r>
              <w:rPr>
                <w:rFonts w:ascii="Times New Roman" w:hAnsi="Times New Roman"/>
                <w:b/>
                <w:i w:val="0"/>
                <w:color w:val="000000"/>
                <w:sz w:val="20"/>
              </w:rPr>
              <w:t>S5.</w:t>
            </w:r>
            <w:r>
              <w:rPr>
                <w:rFonts w:ascii="Times New Roman" w:hAnsi="Times New Roman"/>
                <w:b w:val="0"/>
                <w:i w:val="0"/>
                <w:color w:val="000000"/>
                <w:sz w:val="20"/>
              </w:rPr>
              <w:t xml:space="preserve"> Hệ thống tài trợ đa kênh: Đề tài cơ sở, Quỹ Ngô Xuân Độ (5 tỷ đồng) và 3 đề tài NAFOSTED (4,67 tỷ đồng).</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W1.</w:t>
            </w:r>
            <w:r>
              <w:rPr>
                <w:rFonts w:ascii="Times New Roman" w:hAnsi="Times New Roman"/>
                <w:b w:val="0"/>
                <w:i w:val="0"/>
                <w:color w:val="000000"/>
                <w:sz w:val="20"/>
              </w:rPr>
              <w:t xml:space="preserve"> Tỷ lệ chuyển hóa đề tài sang đơn bảo hộ còn thấp (hao hụt 88,9%; 6 đề tài giai đoạn 2021 - 2024 chưa nộp đơn).&lt;br&gt;</w:t>
            </w:r>
            <w:r>
              <w:rPr>
                <w:rFonts w:ascii="Times New Roman" w:hAnsi="Times New Roman"/>
                <w:b/>
                <w:i w:val="0"/>
                <w:color w:val="000000"/>
                <w:sz w:val="20"/>
              </w:rPr>
              <w:t>W2.</w:t>
            </w:r>
            <w:r>
              <w:rPr>
                <w:rFonts w:ascii="Times New Roman" w:hAnsi="Times New Roman"/>
                <w:b w:val="0"/>
                <w:i w:val="0"/>
                <w:color w:val="000000"/>
                <w:sz w:val="20"/>
              </w:rPr>
              <w:t xml:space="preserve"> Quy định nội bộ chưa thống nhất thứ tự áp dụng; quy định mức trần 100 triệu đồng chưa phù hợp với tính chất của nhiệm vụ khoa học sử dụng ngân sách nhà nước và các dự án quy mô lớn; thiếu quy trình sàng lọc trước công bố.&lt;br&gt;</w:t>
            </w:r>
            <w:r>
              <w:rPr>
                <w:rFonts w:ascii="Times New Roman" w:hAnsi="Times New Roman"/>
                <w:b/>
                <w:i w:val="0"/>
                <w:color w:val="000000"/>
                <w:sz w:val="20"/>
              </w:rPr>
              <w:t>W3.</w:t>
            </w:r>
            <w:r>
              <w:rPr>
                <w:rFonts w:ascii="Times New Roman" w:hAnsi="Times New Roman"/>
                <w:b w:val="0"/>
                <w:i w:val="0"/>
                <w:color w:val="000000"/>
                <w:sz w:val="20"/>
              </w:rPr>
              <w:t xml:space="preserve"> Phối hợp giữa các đầu mối chức năng chưa liên thông chặt chẽ; thiếu nhân sự chuyên trách có chứng chỉ đại diện sở hữu công nghiệp.&lt;br&gt;</w:t>
            </w:r>
            <w:r>
              <w:rPr>
                <w:rFonts w:ascii="Times New Roman" w:hAnsi="Times New Roman"/>
                <w:b/>
                <w:i w:val="0"/>
                <w:color w:val="000000"/>
                <w:sz w:val="20"/>
              </w:rPr>
              <w:t>W4.</w:t>
            </w:r>
            <w:r>
              <w:rPr>
                <w:rFonts w:ascii="Times New Roman" w:hAnsi="Times New Roman"/>
                <w:b w:val="0"/>
                <w:i w:val="0"/>
                <w:color w:val="000000"/>
                <w:sz w:val="20"/>
              </w:rPr>
              <w:t xml:space="preserve"> Chưa có dòng dự toán ngân sách riêng cho phí tra cứu, nộp đơn; văn bằng chưa có chính sách thưởng tiền mặt trực tiếp.&lt;br&gt;</w:t>
            </w:r>
            <w:r>
              <w:rPr>
                <w:rFonts w:ascii="Times New Roman" w:hAnsi="Times New Roman"/>
                <w:b/>
                <w:i w:val="0"/>
                <w:color w:val="000000"/>
                <w:sz w:val="20"/>
              </w:rPr>
              <w:t>W5.</w:t>
            </w:r>
            <w:r>
              <w:rPr>
                <w:rFonts w:ascii="Times New Roman" w:hAnsi="Times New Roman"/>
                <w:b w:val="0"/>
                <w:i w:val="0"/>
                <w:color w:val="000000"/>
                <w:sz w:val="20"/>
              </w:rPr>
              <w:t xml:space="preserve"> Dữ liệu quản lý phân tán (7/16 chỉ tiêu chưa tính toán được); hoạt động khai thác thương mại có thu phí quy mô còn rất nhỏ.</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Cơ hội (O)</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Thách thức (T)</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O1.</w:t>
            </w:r>
            <w:r>
              <w:rPr>
                <w:rFonts w:ascii="Times New Roman" w:hAnsi="Times New Roman"/>
                <w:b w:val="0"/>
                <w:i w:val="0"/>
                <w:color w:val="000000"/>
                <w:sz w:val="20"/>
              </w:rPr>
              <w:t xml:space="preserve"> Khung pháp luật mới trao quyền tự chủ cho cơ sở giáo dục đại học: Tự động có quyền sở hữu, định giá, góp vốn, thành lập doanh nghiệp khởi nguồn công nghệ.&lt;br&gt;</w:t>
            </w:r>
            <w:r>
              <w:rPr>
                <w:rFonts w:ascii="Times New Roman" w:hAnsi="Times New Roman"/>
                <w:b/>
                <w:i w:val="0"/>
                <w:color w:val="000000"/>
                <w:sz w:val="20"/>
              </w:rPr>
              <w:t>O2.</w:t>
            </w:r>
            <w:r>
              <w:rPr>
                <w:rFonts w:ascii="Times New Roman" w:hAnsi="Times New Roman"/>
                <w:b w:val="0"/>
                <w:i w:val="0"/>
                <w:color w:val="000000"/>
                <w:sz w:val="20"/>
              </w:rPr>
              <w:t xml:space="preserve"> Chủ trương chiến lược thuận lợi: Kết luận 51-KL/TW và Quyết định 1624/QĐ-TTg ngày 26/12/2025 hỗ trợ định giá và khai thác tài sản trí tuệ.&lt;br&gt;</w:t>
            </w:r>
            <w:r>
              <w:rPr>
                <w:rFonts w:ascii="Times New Roman" w:hAnsi="Times New Roman"/>
                <w:b/>
                <w:i w:val="0"/>
                <w:color w:val="000000"/>
                <w:sz w:val="20"/>
              </w:rPr>
              <w:t>O3.</w:t>
            </w:r>
            <w:r>
              <w:rPr>
                <w:rFonts w:ascii="Times New Roman" w:hAnsi="Times New Roman"/>
                <w:b w:val="0"/>
                <w:i w:val="0"/>
                <w:color w:val="000000"/>
                <w:sz w:val="20"/>
              </w:rPr>
              <w:t xml:space="preserve"> Chuẩn cơ sở giáo dục đại học mới định giá văn bằng cao: sáng chế tính 5 sản phẩm quy đổi, giải pháp hữu ích tính 3 sản phẩm quy đổi, tạo lợi thế lớn so với bài báo khoa học.&lt;br&gt;</w:t>
            </w:r>
            <w:r>
              <w:rPr>
                <w:rFonts w:ascii="Times New Roman" w:hAnsi="Times New Roman"/>
                <w:b/>
                <w:i w:val="0"/>
                <w:color w:val="000000"/>
                <w:sz w:val="20"/>
              </w:rPr>
              <w:t>O4.</w:t>
            </w:r>
            <w:r>
              <w:rPr>
                <w:rFonts w:ascii="Times New Roman" w:hAnsi="Times New Roman"/>
                <w:b w:val="0"/>
                <w:i w:val="0"/>
                <w:color w:val="000000"/>
                <w:sz w:val="20"/>
              </w:rPr>
              <w:t xml:space="preserve"> Mạng lưới hỗ trợ đổi mới sáng tạo mở rộng: Trung tâm TISC, Nền tảng số sở hữu trí tuệ quốc gia theo Quyết định số 1624/QĐ-TTg và Chỉ thị số 02/CT-TTg.&lt;br&gt;</w:t>
            </w:r>
            <w:r>
              <w:rPr>
                <w:rFonts w:ascii="Times New Roman" w:hAnsi="Times New Roman"/>
                <w:b/>
                <w:i w:val="0"/>
                <w:color w:val="000000"/>
                <w:sz w:val="20"/>
              </w:rPr>
              <w:t>O5.</w:t>
            </w:r>
            <w:r>
              <w:rPr>
                <w:rFonts w:ascii="Times New Roman" w:hAnsi="Times New Roman"/>
                <w:b w:val="0"/>
                <w:i w:val="0"/>
                <w:color w:val="000000"/>
                <w:sz w:val="20"/>
              </w:rPr>
              <w:t xml:space="preserve"> Mạng lưới hợp tác doanh nghiệp sẵn có: Các đối tác đồng sở hữu kiểu dáng có thể mở rộng liên kết chuyển giao công thức dược liệu.</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T1.</w:t>
            </w:r>
            <w:r>
              <w:rPr>
                <w:rFonts w:ascii="Times New Roman" w:hAnsi="Times New Roman"/>
                <w:b w:val="0"/>
                <w:i w:val="0"/>
                <w:color w:val="000000"/>
                <w:sz w:val="20"/>
              </w:rPr>
              <w:t xml:space="preserve"> Áp lực tuân thủ kiểm định chất lượng: Bắt buộc ban hành quy chế quản trị sở hữu trí tuệ, cơ chế bảo đảm liêm chính học thuật và báo cáo HEMIS.&lt;br&gt;</w:t>
            </w:r>
            <w:r>
              <w:rPr>
                <w:rFonts w:ascii="Times New Roman" w:hAnsi="Times New Roman"/>
                <w:b/>
                <w:i w:val="0"/>
                <w:color w:val="000000"/>
                <w:sz w:val="20"/>
              </w:rPr>
              <w:t>T2.</w:t>
            </w:r>
            <w:r>
              <w:rPr>
                <w:rFonts w:ascii="Times New Roman" w:hAnsi="Times New Roman"/>
                <w:b w:val="0"/>
                <w:i w:val="0"/>
                <w:color w:val="000000"/>
                <w:sz w:val="20"/>
              </w:rPr>
              <w:t xml:space="preserve"> Sức ép ngưỡng công bố khoa học: Ngưỡng 0,3 sản phẩm quy đổi/giảng viên/năm tiềm ẩn rủi ro giảng viên bộc lộ kết quả nghiên cứu qua bài báo làm ảnh hưởng tính mới tuyệt đối của giải pháp kỹ thuật.&lt;br&gt;</w:t>
            </w:r>
            <w:r>
              <w:rPr>
                <w:rFonts w:ascii="Times New Roman" w:hAnsi="Times New Roman"/>
                <w:b/>
                <w:i w:val="0"/>
                <w:color w:val="000000"/>
                <w:sz w:val="20"/>
              </w:rPr>
              <w:t>T3.</w:t>
            </w:r>
            <w:r>
              <w:rPr>
                <w:rFonts w:ascii="Times New Roman" w:hAnsi="Times New Roman"/>
                <w:b w:val="0"/>
                <w:i w:val="0"/>
                <w:color w:val="000000"/>
                <w:sz w:val="20"/>
              </w:rPr>
              <w:t xml:space="preserve"> Thủ tục xác lập quyền kéo dài (từ 2 đến 3 năm) và chi phí tra cứu, nộp đơn, duy trì tốn kém trong bối cảnh trường tự chủ tài chính.&lt;br&gt;</w:t>
            </w:r>
            <w:r>
              <w:rPr>
                <w:rFonts w:ascii="Times New Roman" w:hAnsi="Times New Roman"/>
                <w:b/>
                <w:i w:val="0"/>
                <w:color w:val="000000"/>
                <w:sz w:val="20"/>
              </w:rPr>
              <w:t>T4.</w:t>
            </w:r>
            <w:r>
              <w:rPr>
                <w:rFonts w:ascii="Times New Roman" w:hAnsi="Times New Roman"/>
                <w:b w:val="0"/>
                <w:i w:val="0"/>
                <w:color w:val="000000"/>
                <w:sz w:val="20"/>
              </w:rPr>
              <w:t xml:space="preserve"> Khung pháp luật thay đổi nhanh, phức tạp: Đòi hỏi đối chiếu liên văn bản thường xuyên để phòng ngừa rủi ro pháp lý.&lt;br&gt;</w:t>
            </w:r>
            <w:r>
              <w:rPr>
                <w:rFonts w:ascii="Times New Roman" w:hAnsi="Times New Roman"/>
                <w:b/>
                <w:i w:val="0"/>
                <w:color w:val="000000"/>
                <w:sz w:val="20"/>
              </w:rPr>
              <w:t>T5.</w:t>
            </w:r>
            <w:r>
              <w:rPr>
                <w:rFonts w:ascii="Times New Roman" w:hAnsi="Times New Roman"/>
                <w:b w:val="0"/>
                <w:i w:val="0"/>
                <w:color w:val="000000"/>
                <w:sz w:val="20"/>
              </w:rPr>
              <w:t xml:space="preserve"> Rủi ro tranh chấp quyền đồng sáng tạo giữa giảng viên, người học, doanh nghiệp và tác phẩm có sử dụng trí tuệ nhân tạo.</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kết quả Chương 2 và hệ thống văn bản pháp lý mới)</w:t>
      </w:r>
    </w:p>
    <w:p>
      <w:pPr>
        <w:spacing w:before="0" w:after="110" w:line="348" w:lineRule="auto"/>
        <w:ind w:firstLine="576"/>
        <w:jc w:val="both"/>
      </w:pPr>
      <w:r>
        <w:rPr>
          <w:rFonts w:ascii="Times New Roman" w:hAnsi="Times New Roman"/>
          <w:b w:val="0"/>
          <w:i w:val="0"/>
          <w:color w:val="000000"/>
          <w:sz w:val="26"/>
        </w:rPr>
        <w:t>Từ ma trận phân tích tại Bảng 3.1, nhóm nghiên cứu xây dựng các phương án kết hợp chiến lược tại Bảng 3.2 để làm căn cứ hình thành các nhóm giải pháp tương ứng:</w:t>
      </w:r>
    </w:p>
    <w:p>
      <w:pPr>
        <w:spacing w:before="200" w:after="80" w:line="288" w:lineRule="auto"/>
        <w:ind w:firstLine="0"/>
        <w:jc w:val="left"/>
      </w:pPr>
      <w:r>
        <w:rPr>
          <w:rFonts w:ascii="Times New Roman" w:hAnsi="Times New Roman"/>
          <w:b/>
          <w:i w:val="0"/>
          <w:color w:val="000000"/>
          <w:sz w:val="22"/>
        </w:rPr>
        <w:t>Bảng 3.2. Các phương án kết hợp từ ma trận và nhóm giải pháp tương ứng</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phương 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Nội dung phối hợp chiến lược</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Giải pháp tương ứng</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Khắc phục điểm yếu nhờ cơ hội (WO)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Vận dụng quyền tự chủ theo Luật Khoa học, Công nghệ và Đổi mới sáng tạo năm 2025 để sửa đổi quy định mức trần khen thưởng 100 triệu đồng; dùng chỉ số quy đổi cao của Chuẩn đại học mới để bổ sung tiền thưởng cho văn bằng bảo hộ độc quyền; lập dòng dự toán từ Quỹ phát triển khoa học công nghệ để tài trợ nộp đơn.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để vượt thách thức (ST)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Chuyển hóa kinh nghiệm nộp đơn sáng chế Quế hoa thành quy trình sàng lọc bắt buộc trước khi công bố bài báo khoa học, giúp giảng viên vừa đạt chỉ tiêu bài báo quốc tế vừa bảo toàn tính mới của sáng chế; phát huy năng lực 42 tiến sĩ Viện Y - Dược để nộp đơn giải pháp hữu ích.</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3.2.2</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gắn với cơ hội (SO)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Tận dụng mạng lưới hợp tác doanh nghiệp sẵn có để mở rộng chuyển giao công nghệ cho các công thức, sản phẩm dược liệu; thí điểm thành lập doanh nghiệp khởi nguồn công nghệ theo Khoản 1 Điều 28 Luật Giáo dục đại học số 125/2025/QH15.</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Giảm điểm yếu và phòng tránh thách thức (WT)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Xây dựng phần mềm cơ sở dữ liệu số quản lý tài sản trí tuệ tích hợp; đào tạo kỹ năng bộc lộ an toàn và đăng ký quyền tác giả học liệu số; thiết lập cơ chế liên thông giữa các đầu mối chức năng để chủ động gia hạn văn bằng, tránh mất quyền.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xây dựng từ Bảng 3.1)</w:t>
      </w:r>
    </w:p>
    <w:p>
      <w:pPr>
        <w:spacing w:before="160" w:after="80" w:line="324" w:lineRule="auto"/>
        <w:ind w:firstLine="0"/>
        <w:jc w:val="both"/>
      </w:pPr>
      <w:r>
        <w:rPr>
          <w:rFonts w:ascii="Times New Roman" w:hAnsi="Times New Roman"/>
          <w:b/>
          <w:i w:val="0"/>
          <w:color w:val="000000"/>
          <w:sz w:val="26"/>
        </w:rPr>
        <w:t>3.1.3. Nguyên tắc xây dựng hệ thống giải pháp</w:t>
      </w:r>
    </w:p>
    <w:p>
      <w:pPr>
        <w:spacing w:before="0" w:after="110" w:line="348" w:lineRule="auto"/>
        <w:ind w:firstLine="576"/>
        <w:jc w:val="both"/>
      </w:pPr>
      <w:r>
        <w:rPr>
          <w:rFonts w:ascii="Times New Roman" w:hAnsi="Times New Roman"/>
          <w:b w:val="0"/>
          <w:i w:val="0"/>
          <w:color w:val="000000"/>
          <w:sz w:val="26"/>
        </w:rPr>
        <w:t>Hệ thống giải pháp quản lý quyền sở hữu trí tuệ tại Trường Đại học Thành Đô được xây dựng trên bốn nguyên tắc chỉ đạo xuyên suốt:</w:t>
      </w:r>
    </w:p>
    <w:p>
      <w:pPr>
        <w:spacing w:before="0" w:after="110" w:line="348" w:lineRule="auto"/>
        <w:ind w:firstLine="576"/>
        <w:jc w:val="both"/>
      </w:pPr>
      <w:r>
        <w:rPr>
          <w:rFonts w:ascii="Times New Roman" w:hAnsi="Times New Roman"/>
          <w:b w:val="0"/>
          <w:i w:val="0"/>
          <w:color w:val="000000"/>
          <w:sz w:val="26"/>
        </w:rPr>
        <w:t>Nguyên tắc tuân thủ pháp luật và chuẩn hóa thể chế: Toàn bộ quy trình, định mức chi và cơ chế phân chia lợi ích phải bảo đảm tính hợp hiến, hợp pháp, đồng bộ với Luật Sở hữu trí tuệ, Luật Khoa học, Công nghệ và Đổi mới sáng tạo năm 2025, Luật Giáo dục đại học năm 2025 và các văn bản hướng dẫn thi hành.</w:t>
      </w:r>
    </w:p>
    <w:p>
      <w:pPr>
        <w:spacing w:before="0" w:after="110" w:line="348" w:lineRule="auto"/>
        <w:ind w:firstLine="576"/>
        <w:jc w:val="both"/>
      </w:pPr>
      <w:r>
        <w:rPr>
          <w:rFonts w:ascii="Times New Roman" w:hAnsi="Times New Roman"/>
          <w:b w:val="0"/>
          <w:i w:val="0"/>
          <w:color w:val="000000"/>
          <w:sz w:val="26"/>
        </w:rPr>
        <w:t>Nguyên tắc đồng bộ và liên thông khép kín: Quản lý sở hữu trí tuệ phải được tiếp cận như một chuỗi giá trị tuần hoàn, liên kết chặt chẽ qua 4 khâu: Sáng tạo - Xác lập - Khai thác - Bảo vệ. Bất kỳ sự đứt gãy nào ở các khâu trung gian đều làm suy giảm hiệu quả của toàn bộ hệ thống.</w:t>
      </w:r>
    </w:p>
    <w:p>
      <w:pPr>
        <w:spacing w:before="0" w:after="110" w:line="348" w:lineRule="auto"/>
        <w:ind w:firstLine="576"/>
        <w:jc w:val="both"/>
      </w:pPr>
      <w:r>
        <w:rPr>
          <w:rFonts w:ascii="Times New Roman" w:hAnsi="Times New Roman"/>
          <w:b w:val="0"/>
          <w:i w:val="0"/>
          <w:color w:val="000000"/>
          <w:sz w:val="26"/>
        </w:rPr>
        <w:t>Nguyên tắc khả thi và phù hợp điều kiện thực tiễn: Giải pháp phải xuất phát từ thực trạng năng lực nghiên cứu, quy mô tài chính và đặc thù của một trường đại học tư thục định hướng ứng dụng; tránh áp đặt các mô hình cồng kềnh, quan liêu hoặc vượt quá khả năng cân đối ngân sách của Nhà trường.</w:t>
      </w:r>
    </w:p>
    <w:p>
      <w:pPr>
        <w:spacing w:before="0" w:after="110" w:line="348" w:lineRule="auto"/>
        <w:ind w:firstLine="576"/>
        <w:jc w:val="both"/>
      </w:pPr>
      <w:r>
        <w:rPr>
          <w:rFonts w:ascii="Times New Roman" w:hAnsi="Times New Roman"/>
          <w:b w:val="0"/>
          <w:i w:val="0"/>
          <w:color w:val="000000"/>
          <w:sz w:val="26"/>
        </w:rPr>
        <w:t>Nguyên tắc hài hòa lợi ích và lấy nhà khoa học làm trung tâm: Cơ chế phân chia lợi nhuận và tôn vinh thành tích phải bảo đảm sự công bằng, minh bạch giữa lợi ích của Nhà trường, tác giả nghiên cứu và đối tác tài trợ; tạo động lực vật chất và tinh thần thỏa đáng để các nhà khoa học yên tâm gắn bó và cống hiến.</w:t>
      </w:r>
    </w:p>
    <w:p>
      <w:pPr>
        <w:spacing w:before="240" w:after="120" w:line="324" w:lineRule="auto"/>
        <w:ind w:firstLine="0"/>
        <w:jc w:val="both"/>
      </w:pPr>
      <w:r>
        <w:rPr>
          <w:rFonts w:ascii="Times New Roman" w:hAnsi="Times New Roman"/>
          <w:b/>
          <w:i w:val="0"/>
          <w:color w:val="000000"/>
          <w:sz w:val="26"/>
        </w:rPr>
        <w:t>3.2. Hệ thống giải pháp cụ thể</w:t>
      </w:r>
    </w:p>
    <w:p>
      <w:pPr>
        <w:spacing w:before="0" w:after="110" w:line="348" w:lineRule="auto"/>
        <w:ind w:firstLine="576"/>
        <w:jc w:val="both"/>
      </w:pPr>
      <w:r>
        <w:rPr>
          <w:rFonts w:ascii="Times New Roman" w:hAnsi="Times New Roman"/>
          <w:b w:val="0"/>
          <w:i w:val="0"/>
          <w:color w:val="000000"/>
          <w:sz w:val="26"/>
        </w:rPr>
        <w:t>Hệ thống giải pháp nâng cao hiệu quả quản lý quyền sở hữu trí tuệ tại Trường Đại học Thành Đô được thiết kế đồng bộ theo 4 khâu của chuỗi giá trị sở hữu trí tuệ:</w:t>
      </w:r>
    </w:p>
    <w:p>
      <w:pPr>
        <w:spacing w:before="160" w:after="80" w:line="324" w:lineRule="auto"/>
        <w:ind w:firstLine="0"/>
        <w:jc w:val="both"/>
      </w:pPr>
      <w:r>
        <w:rPr>
          <w:rFonts w:ascii="Times New Roman" w:hAnsi="Times New Roman"/>
          <w:b/>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576"/>
        <w:jc w:val="both"/>
      </w:pPr>
      <w:r>
        <w:rPr>
          <w:rFonts w:ascii="Times New Roman" w:hAnsi="Times New Roman"/>
          <w:b w:val="0"/>
          <w:i w:val="0"/>
          <w:color w:val="000000"/>
          <w:sz w:val="26"/>
        </w:rPr>
        <w:t>Mục tiêu giải pháp: Chuyển dịch mạnh mẽ định hướng nghiên cứu từ công bố lý thuyết thuần túy sang nghiên cứu ứng dụng thực nghiệm giải quyết các bài toán công nghệ thực tiễn; nâng tỷ lệ đề tài cấp cơ sở có sản phẩm tiềm năng sở hữu công nghiệp từ 23,7% lên 40% vào năm 2028; nhận diện tài sản trí tuệ ngay từ khi phê duyệt thuyết minh đề tài.</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tái cơ cấu định hướng danh mục nghiên cứu khoa học cấp cơ sở, ưu tiên bố trí ngân sách cho các dự án phát triển công nghệ, thử nghiệm công thức và chế tạo mẫu sản phẩm trong các lĩnh vực thế mạnh của Nhà trường như Dược liệu học, Y sinh, Công nghệ thông tin và Công nghệ tự động hóa.</w:t>
      </w:r>
    </w:p>
    <w:p>
      <w:pPr>
        <w:spacing w:before="0" w:after="110" w:line="348" w:lineRule="auto"/>
        <w:ind w:firstLine="576"/>
        <w:jc w:val="both"/>
      </w:pPr>
      <w:r>
        <w:rPr>
          <w:rFonts w:ascii="Times New Roman" w:hAnsi="Times New Roman"/>
          <w:b w:val="0"/>
          <w:i w:val="0"/>
          <w:color w:val="000000"/>
          <w:sz w:val="26"/>
        </w:rPr>
        <w:t>Hai là, cải cách biểu mẫu thuyết minh đề tài nghiên cứu khoa học, bổ sung bắt buộc mục: "Dự kiến kết quả tạo lập tài sản trí tuệ và phương án bảo vệ quyền sở hữu công nghiệp". Tác giả phải tiến hành tra cứu sơ bộ tình trạng kỹ thuật trước khi nộp thuyết minh đề tài.</w:t>
      </w:r>
    </w:p>
    <w:p>
      <w:pPr>
        <w:spacing w:before="0" w:after="110" w:line="348" w:lineRule="auto"/>
        <w:ind w:firstLine="576"/>
        <w:jc w:val="both"/>
      </w:pPr>
      <w:r>
        <w:rPr>
          <w:rFonts w:ascii="Times New Roman" w:hAnsi="Times New Roman"/>
          <w:b w:val="0"/>
          <w:i w:val="0"/>
          <w:color w:val="000000"/>
          <w:sz w:val="26"/>
        </w:rPr>
        <w:t>Ba là, ban hành quy chế khai báo sáng kiến nội bộ và nhật ký phòng thí nghiệm tiêu chuẩn. Các nhà khoa học, giảng viên (đặc biệt tại Viện Y - Dược) có nghĩa vụ ghi chép nhật ký nghiên cứu và khai báo với Phòng Quản lý Khoa học và Công nghệ ngay khi phát hiện giải pháp kỹ thuật mới có khả năng ứng dụng.</w:t>
      </w:r>
    </w:p>
    <w:p>
      <w:pPr>
        <w:spacing w:before="0" w:after="110" w:line="348" w:lineRule="auto"/>
        <w:ind w:firstLine="576"/>
        <w:jc w:val="both"/>
      </w:pPr>
      <w:r>
        <w:rPr>
          <w:rFonts w:ascii="Times New Roman" w:hAnsi="Times New Roman"/>
          <w:b w:val="0"/>
          <w:i w:val="0"/>
          <w:color w:val="000000"/>
          <w:sz w:val="26"/>
        </w:rPr>
        <w:t>Bốn là, tổ chức các khóa tập huấn thường niên về nhận diện tài sản trí tuệ, kỹ năng tra cứu sáng chế trên cơ sở dữ liệu WIPO PATENTSCOPE, Google Patents và cơ sở dữ liệu Cục Sở hữu trí tuệ cho 100% cán bộ, giảng viên nghiên cứu.</w:t>
      </w:r>
    </w:p>
    <w:p>
      <w:pPr>
        <w:spacing w:before="0" w:after="110" w:line="348" w:lineRule="auto"/>
        <w:ind w:firstLine="576"/>
        <w:jc w:val="both"/>
      </w:pPr>
      <w:r>
        <w:rPr>
          <w:rFonts w:ascii="Times New Roman" w:hAnsi="Times New Roman"/>
          <w:b w:val="0"/>
          <w:i w:val="0"/>
          <w:color w:val="000000"/>
          <w:sz w:val="26"/>
        </w:rPr>
        <w:t>Chủ thể chủ trì và phối hợp: Phòng Quản lý Khoa học và Công nghệ chủ trì; phối hợp với Viện Quản trị và Công nghệ (Viện REK), Viện Y - Dược và các Khoa đào tạo chuyên môn thực hiện.</w:t>
      </w:r>
    </w:p>
    <w:p>
      <w:pPr>
        <w:spacing w:before="0" w:after="110" w:line="348" w:lineRule="auto"/>
        <w:ind w:firstLine="576"/>
        <w:jc w:val="both"/>
      </w:pPr>
      <w:r>
        <w:rPr>
          <w:rFonts w:ascii="Times New Roman" w:hAnsi="Times New Roman"/>
          <w:b w:val="0"/>
          <w:i w:val="0"/>
          <w:color w:val="000000"/>
          <w:sz w:val="26"/>
        </w:rPr>
        <w:t>Điều kiện bảo đảm nguồn lực: Nhà trường bố trí kinh phí đào tạo, mua quyền truy cập các cơ sở dữ liệu tra cứu chuyên sâu; định biên giờ nghiên cứu khoa học cho giảng viên tham gia các chương trình đào tạo chuyên môn về sở hữu trí tuệ.</w:t>
      </w:r>
    </w:p>
    <w:p>
      <w:pPr>
        <w:spacing w:before="160" w:after="80" w:line="324" w:lineRule="auto"/>
        <w:ind w:firstLine="0"/>
        <w:jc w:val="both"/>
      </w:pPr>
      <w:r>
        <w:rPr>
          <w:rFonts w:ascii="Times New Roman" w:hAnsi="Times New Roman"/>
          <w:b/>
          <w:i w:val="0"/>
          <w:color w:val="000000"/>
          <w:sz w:val="26"/>
        </w:rPr>
        <w:t>3.2.2. Chuẩn hóa quy trình sàng lọc khả năng bảo hộ và hỗ trợ xác lập quyền sở hữu trí tuệ sớm (Khâu Xác lập)</w:t>
      </w:r>
    </w:p>
    <w:p>
      <w:pPr>
        <w:spacing w:before="0" w:after="110" w:line="348" w:lineRule="auto"/>
        <w:ind w:firstLine="576"/>
        <w:jc w:val="both"/>
      </w:pPr>
      <w:r>
        <w:rPr>
          <w:rFonts w:ascii="Times New Roman" w:hAnsi="Times New Roman"/>
          <w:b w:val="0"/>
          <w:i w:val="0"/>
          <w:color w:val="000000"/>
          <w:sz w:val="26"/>
        </w:rPr>
        <w:t>Mục tiêu giải pháp: Từng bước khắc phục điểm nghẽn trong phễu chuyển đổi công nghệ; nâng tỷ lệ nộp đơn đăng ký bảo hộ từ nhóm đề tài tiềm năng từ 11,1% lên trên 50% vào năm 2028; phấn đấu nộp từ 3 đến 5 đơn đăng ký sáng chế và giải pháp hữu ích mỗi năm; hạn chế tối đa nguy cơ ảnh hưởng đến tính mới của sáng chế do công bố kết quả khoa học trước khi nộp đơn.</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ban hành Quy trình sàng lọc bảo hộ bắt buộc trước khi nghiệm thu và công bố bài báo. Bất kỳ báo cáo nghiệm thu đề tài cấp cơ sở hay bản thảo bài báo khoa học nào có chứa giải pháp kỹ thuật, công thức chế phẩm đều phải chuyển qua Hội đồng thẩm định sở hữu trí tuệ của Nhà trường để đánh giá khả năng bảo hộ độc quyền trước khi tác giả gửi đăng tạp chí hoặc kỷ yếu hội thảo.</w:t>
      </w:r>
    </w:p>
    <w:p>
      <w:pPr>
        <w:spacing w:before="0" w:after="110" w:line="348" w:lineRule="auto"/>
        <w:ind w:firstLine="576"/>
        <w:jc w:val="both"/>
      </w:pPr>
      <w:r>
        <w:rPr>
          <w:rFonts w:ascii="Times New Roman" w:hAnsi="Times New Roman"/>
          <w:b w:val="0"/>
          <w:i w:val="0"/>
          <w:color w:val="000000"/>
          <w:sz w:val="26"/>
        </w:rPr>
        <w:t>Hai là, thành lập Hội đồng thẩm định và tư vấn sở hữu trí tuệ của Nhà trường, gồm đại diện Ban Giám hiệu, Phòng Quản lý Khoa học và Công nghệ, Bộ phận Pháp chế và các chuyên gia kỹ thuật theo từng chuyên ngành.</w:t>
      </w:r>
    </w:p>
    <w:p>
      <w:pPr>
        <w:spacing w:before="0" w:after="110" w:line="348" w:lineRule="auto"/>
        <w:ind w:firstLine="576"/>
        <w:jc w:val="both"/>
      </w:pPr>
      <w:r>
        <w:rPr>
          <w:rFonts w:ascii="Times New Roman" w:hAnsi="Times New Roman"/>
          <w:b w:val="0"/>
          <w:i w:val="0"/>
          <w:color w:val="000000"/>
          <w:sz w:val="26"/>
        </w:rPr>
        <w:t>Ba là, thiết lập dòng dự toán ngân sách chuyên biệt hỗ trợ xác lập quyền sở hữu công nghiệp. Đối với mỗi đề tài được Hội đồng đánh giá có khả năng cấp bằng sáng chế, Nhà trường cấp kinh phí hỗ trợ từ 15 đến 30 triệu đồng để chi trả chi phí tra cứu chuyên sâu, nộp phí, lệ phí nhà nước và thuê luật sư hoặc tổ chức đại diện sở hữu công nghiệp hỗ trợ hoàn thiện bản mô tả sáng chế và yêu cầu bảo hộ.</w:t>
      </w:r>
    </w:p>
    <w:p>
      <w:pPr>
        <w:spacing w:before="0" w:after="110" w:line="348" w:lineRule="auto"/>
        <w:ind w:firstLine="576"/>
        <w:jc w:val="both"/>
      </w:pPr>
      <w:r>
        <w:rPr>
          <w:rFonts w:ascii="Times New Roman" w:hAnsi="Times New Roman"/>
          <w:b w:val="0"/>
          <w:i w:val="0"/>
          <w:color w:val="000000"/>
          <w:sz w:val="26"/>
        </w:rPr>
        <w:t>Bốn là, ký kết thỏa thuận hợp tác chiến lược với các tổ chức đại diện sở hữu công nghiệp uy tín để tư vấn chuyên nghiệp, rút ngắn thời gian chuẩn bị hồ sơ và bảo đảm chất lượng hồ sơ nộp tại Cục Sở hữu trí tuệ.</w:t>
      </w:r>
    </w:p>
    <w:p>
      <w:pPr>
        <w:spacing w:before="0" w:after="110" w:line="348" w:lineRule="auto"/>
        <w:ind w:firstLine="576"/>
        <w:jc w:val="both"/>
      </w:pPr>
      <w:r>
        <w:rPr>
          <w:rFonts w:ascii="Times New Roman" w:hAnsi="Times New Roman"/>
          <w:b w:val="0"/>
          <w:i w:val="0"/>
          <w:color w:val="000000"/>
          <w:sz w:val="26"/>
        </w:rPr>
        <w:t>Chủ thể chủ trì và phối hợp: Phòng Quản lý Khoa học và Công nghệ chủ trì; phối hợp với Bộ phận Pháp chế, Phòng Tài chính - Kế toán và các tổ chức đại diện sở hữu công nghiệp đối tác.</w:t>
      </w:r>
    </w:p>
    <w:p>
      <w:pPr>
        <w:spacing w:before="0" w:after="110" w:line="348" w:lineRule="auto"/>
        <w:ind w:firstLine="576"/>
        <w:jc w:val="both"/>
      </w:pPr>
      <w:r>
        <w:rPr>
          <w:rFonts w:ascii="Times New Roman" w:hAnsi="Times New Roman"/>
          <w:b w:val="0"/>
          <w:i w:val="0"/>
          <w:color w:val="000000"/>
          <w:sz w:val="26"/>
        </w:rPr>
        <w:t>Điều kiện bảo đảm nguồn lực: Quỹ Phát triển Khoa học và Công nghệ của Nhà trường trích lập tối thiểu 10% tổng kinh phí nghiên cứu khoa học hàng năm để hình thành Quỹ hỗ trợ đăng ký sở hữu trí tuệ.</w:t>
      </w:r>
    </w:p>
    <w:p>
      <w:pPr>
        <w:spacing w:before="160" w:after="80" w:line="324" w:lineRule="auto"/>
        <w:ind w:firstLine="0"/>
        <w:jc w:val="both"/>
      </w:pPr>
      <w:r>
        <w:rPr>
          <w:rFonts w:ascii="Times New Roman" w:hAnsi="Times New Roman"/>
          <w:b/>
          <w:i w:val="0"/>
          <w:color w:val="000000"/>
          <w:sz w:val="26"/>
        </w:rPr>
        <w:t>3.2.3. Hoàn thiện cơ chế phân chia lợi ích và thúc đẩy khai thác thương mại tài sản trí tuệ (Khâu Khai thác)</w:t>
      </w:r>
    </w:p>
    <w:p>
      <w:pPr>
        <w:spacing w:before="0" w:after="110" w:line="348" w:lineRule="auto"/>
        <w:ind w:firstLine="576"/>
        <w:jc w:val="both"/>
      </w:pPr>
      <w:r>
        <w:rPr>
          <w:rFonts w:ascii="Times New Roman" w:hAnsi="Times New Roman"/>
          <w:b w:val="0"/>
          <w:i w:val="0"/>
          <w:color w:val="000000"/>
          <w:sz w:val="26"/>
        </w:rPr>
        <w:t>Mục tiêu giải pháp: Xóa bỏ xung đột thể chế nội bộ; tạo động lực tài chính mạnh mẽ cho nhà khoa học; phấn đấu đến năm 2028 có hợp đồng chuyển giao công nghệ hoặc cấp quyền sử dụng văn bằng bảo hộ đầu tiên phát sinh doanh thu độc lập; thành lập 1 doanh nghiệp khởi nguồn công nghệ (spin-off) vào năm 2030.</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sửa đổi, bổ sung Điều 36 Quyết định số 213/QĐ-ĐHTĐ theo hướng rà soát và điều chỉnh cơ chế mức trần 100 triệu đồng đối với các trường hợp không còn phù hợp với quy định pháp luật mới và tính chất thương mại hóa tài sản trí tuệ; áp dụng thống nhất cơ chế phân chia lợi ích minh bạch theo Khoản 3 Điều 28 và Khoản 2 Điều 66 Luật Khoa học, Công nghệ và Đổi mới sáng tạo năm 2025. Cụ thể, sau khi bảo đảm mức sàn tối thiểu theo luật định cho tác giả (trích tối thiểu 30% lợi nhuận sau thuế thu được từ việc cấp phép hoặc chuyển nhượng tài sản trí tuệ theo Điểm a Khoản 3 Điều 28 Luật số 93/2025/QH15), nhóm nghiên cứu đề xuất phương án tham khảo phân bổ phần còn lại: 40% dành cho Nhà trường để bổ sung Quỹ Phát triển Khoa học và Công nghệ tái đầu tư phòng thí nghiệm; 20% cho đơn vị trực tiếp nghiên cứu (khoa, viện); và 10% trích thưởng cho đơn vị, cá nhân trực tiếp kết nối, đàm phán thành công hợp đồng thương mại hóa.</w:t>
      </w:r>
    </w:p>
    <w:p>
      <w:pPr>
        <w:spacing w:before="0" w:after="110" w:line="348" w:lineRule="auto"/>
        <w:ind w:firstLine="576"/>
        <w:jc w:val="both"/>
      </w:pPr>
      <w:r>
        <w:rPr>
          <w:rFonts w:ascii="Times New Roman" w:hAnsi="Times New Roman"/>
          <w:b w:val="0"/>
          <w:i w:val="0"/>
          <w:color w:val="000000"/>
          <w:sz w:val="26"/>
        </w:rPr>
        <w:t>Hai là, giao quyền tự chủ cho Viện Quản trị và Công nghệ (Viện REK) vận hành như một Văn phòng Chuyển giao Tri thức và Công nghệ (TTO) chuyên trách của Nhà trường. Viện REK có chức năng nghiên cứu nhu cầu công nghệ của thị trường, định giá tài sản trí tuệ theo Nghị định số 100/2026/NĐ-CP, tổ chức xúc tiến thương mại và làm đại diện đàm phán các hợp đồng li-xăng với doanh nghiệp.</w:t>
      </w:r>
    </w:p>
    <w:p>
      <w:pPr>
        <w:spacing w:before="0" w:after="110" w:line="348" w:lineRule="auto"/>
        <w:ind w:firstLine="576"/>
        <w:jc w:val="both"/>
      </w:pPr>
      <w:r>
        <w:rPr>
          <w:rFonts w:ascii="Times New Roman" w:hAnsi="Times New Roman"/>
          <w:b w:val="0"/>
          <w:i w:val="0"/>
          <w:color w:val="000000"/>
          <w:sz w:val="26"/>
        </w:rPr>
        <w:t>Ba là, triển khai đề án thành lập doanh nghiệp khởi nguồn công nghệ (spin-off) tại Trường Đại học Thành Đô theo quy định tại Khoản 1 Điều 28 Luật Giáo dục đại học năm 2025. Nhà trường góp vốn bằng quyền sở hữu công nghiệp hoặc quyền sử dụng kết quả nghiên cứu, tạo pháp nhân linh hoạt để đưa các sản phẩm dược liệu, chế phẩm sinh học của Viện Y - Dược ra thị trường tiêu thụ.</w:t>
      </w:r>
    </w:p>
    <w:p>
      <w:pPr>
        <w:spacing w:before="0" w:after="110" w:line="348" w:lineRule="auto"/>
        <w:ind w:firstLine="576"/>
        <w:jc w:val="both"/>
      </w:pPr>
      <w:r>
        <w:rPr>
          <w:rFonts w:ascii="Times New Roman" w:hAnsi="Times New Roman"/>
          <w:b w:val="0"/>
          <w:i w:val="0"/>
          <w:color w:val="000000"/>
          <w:sz w:val="26"/>
        </w:rPr>
        <w:t>Chủ thể chủ trì và phối hợp: Viện Quản trị và Công nghệ (Viện REK) chủ trì công tác xúc tiến thương mại và đàm phán chuyển giao; Phòng Quản lý Khoa học và Công nghệ và Bộ phận Pháp chế chủ trì sửa đổi quy chế phân chia lợi ích; Phòng Tài chính - Kế toán phối hợp quản lý dòng tiền.</w:t>
      </w:r>
    </w:p>
    <w:p>
      <w:pPr>
        <w:spacing w:before="0" w:after="110" w:line="348" w:lineRule="auto"/>
        <w:ind w:firstLine="576"/>
        <w:jc w:val="both"/>
      </w:pPr>
      <w:r>
        <w:rPr>
          <w:rFonts w:ascii="Times New Roman" w:hAnsi="Times New Roman"/>
          <w:b w:val="0"/>
          <w:i w:val="0"/>
          <w:color w:val="000000"/>
          <w:sz w:val="26"/>
        </w:rPr>
        <w:t>Điều kiện bảo đảm nguồn lực: Nhà trường phê duyệt Quy chế tài chính đặc thù cho hoạt động thương mại hóa, bố trí vốn đối ứng ban đầu cho các dự án spin-off có tiềm năng thị trường cao.</w:t>
      </w:r>
    </w:p>
    <w:p>
      <w:pPr>
        <w:spacing w:before="160" w:after="80" w:line="324" w:lineRule="auto"/>
        <w:ind w:firstLine="0"/>
        <w:jc w:val="both"/>
      </w:pPr>
      <w:r>
        <w:rPr>
          <w:rFonts w:ascii="Times New Roman" w:hAnsi="Times New Roman"/>
          <w:b/>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576"/>
        <w:jc w:val="both"/>
      </w:pPr>
      <w:r>
        <w:rPr>
          <w:rFonts w:ascii="Times New Roman" w:hAnsi="Times New Roman"/>
          <w:b w:val="0"/>
          <w:i w:val="0"/>
          <w:color w:val="000000"/>
          <w:sz w:val="26"/>
        </w:rPr>
        <w:t>Mục tiêu giải pháp: Hướng tới bảo vệ tối đa các tài sản trí tuệ và bí mật kỹ thuật của Nhà trường; nâng cao năng lực giám sát và xử lý vi phạm; bảo đảm 100% sản phẩm nghiên cứu tuân thủ nghiêm ngặt liêm chính học thuật; số hóa 100% dữ liệu vòng đời tài sản trí tuệ trên nền tảng phần mềm quản trị tập trung vào năm 2027.</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xây dựng và đưa vào vận hành Hệ thống thông tin quản lý tài sản trí tuệ nội bộ (IPMS) trên nền tảng chuyển đổi số của Nhà trường. Hệ thống cho phép số hóa toàn bộ hồ sơ thuyết minh đề tài, theo dõi tình trạng đơn đăng ký tại Cục Sở hữu trí tuệ, tự động cảnh báo thời hạn nộp phí duy trì hiệu lực văn bằng bảo hộ và quản lý dữ liệu hợp đồng chuyển giao.</w:t>
      </w:r>
    </w:p>
    <w:p>
      <w:pPr>
        <w:spacing w:before="0" w:after="110" w:line="348" w:lineRule="auto"/>
        <w:ind w:firstLine="576"/>
        <w:jc w:val="both"/>
      </w:pPr>
      <w:r>
        <w:rPr>
          <w:rFonts w:ascii="Times New Roman" w:hAnsi="Times New Roman"/>
          <w:b w:val="0"/>
          <w:i w:val="0"/>
          <w:color w:val="000000"/>
          <w:sz w:val="26"/>
        </w:rPr>
        <w:t>Hai là, ban hành Quy định về bảo mật thông tin và quản trị bí mật kinh doanh tại các phòng thí nghiệm, trung tâm nghiên cứu và trong các hợp đồng hợp tác nghiên cứu với doanh nghiệp đối tác; áp dụng cam kết bảo mật (NDA) bắt buộc đối với sinh viên, học viên cao học và chuyên gia tham gia các dự án nghiên cứu trọng điểm.</w:t>
      </w:r>
    </w:p>
    <w:p>
      <w:pPr>
        <w:spacing w:before="0" w:after="110" w:line="348" w:lineRule="auto"/>
        <w:ind w:firstLine="576"/>
        <w:jc w:val="both"/>
      </w:pPr>
      <w:r>
        <w:rPr>
          <w:rFonts w:ascii="Times New Roman" w:hAnsi="Times New Roman"/>
          <w:b w:val="0"/>
          <w:i w:val="0"/>
          <w:color w:val="000000"/>
          <w:sz w:val="26"/>
        </w:rPr>
        <w:t>Ba là, hoàn thiện quy định về liêm chính học thuật, duy trì bắt buộc quét trùng lặp dữ liệu trước khi nghiệm thu đề tài; tăng cường kiểm tra, rà soát các hành vi xâm phạm nhãn hiệu "Thanh do University" và "Thado Edupark" trên môi trường mạng internet và mạng xã hội.</w:t>
      </w:r>
    </w:p>
    <w:p>
      <w:pPr>
        <w:spacing w:before="0" w:after="110" w:line="348" w:lineRule="auto"/>
        <w:ind w:firstLine="576"/>
        <w:jc w:val="both"/>
      </w:pPr>
      <w:r>
        <w:rPr>
          <w:rFonts w:ascii="Times New Roman" w:hAnsi="Times New Roman"/>
          <w:b w:val="0"/>
          <w:i w:val="0"/>
          <w:color w:val="000000"/>
          <w:sz w:val="26"/>
        </w:rPr>
        <w:t>Chủ thể chủ trì và phối hợp: Bộ phận Pháp chế chủ trì công tác bảo vệ quyền và xử lý vi phạm; Trung tâm Công nghệ thông tin chủ trì xây dựng hệ thống phần mềm IPMS; Phòng Quản lý Khoa học và Công nghệ phối hợp quản trị dữ liệu học thuật.</w:t>
      </w:r>
    </w:p>
    <w:p>
      <w:pPr>
        <w:spacing w:before="0" w:after="110" w:line="348" w:lineRule="auto"/>
        <w:ind w:firstLine="576"/>
        <w:jc w:val="both"/>
      </w:pPr>
      <w:r>
        <w:rPr>
          <w:rFonts w:ascii="Times New Roman" w:hAnsi="Times New Roman"/>
          <w:b w:val="0"/>
          <w:i w:val="0"/>
          <w:color w:val="000000"/>
          <w:sz w:val="26"/>
        </w:rPr>
        <w:t>Điều kiện bảo đảm nguồn lực: Bố trí kinh phí đầu tư xây dựng phần mềm quản trị dữ liệu sở hữu trí tuệ; kinh phí chi trả phí duy trì hiệu lực hàng năm cho các văn bằng nhãn hiệu và sáng chế đã được cấp.</w:t>
      </w:r>
    </w:p>
    <w:p>
      <w:pPr>
        <w:spacing w:before="240" w:after="120" w:line="324" w:lineRule="auto"/>
        <w:ind w:firstLine="0"/>
        <w:jc w:val="both"/>
      </w:pPr>
      <w:r>
        <w:rPr>
          <w:rFonts w:ascii="Times New Roman" w:hAnsi="Times New Roman"/>
          <w:b/>
          <w:i w:val="0"/>
          <w:color w:val="000000"/>
          <w:sz w:val="26"/>
        </w:rPr>
        <w:t>3.3. Kế hoạch áp dụng và tổ chức thực hiện tại Trường Đại học Thành Đô</w:t>
      </w:r>
    </w:p>
    <w:p>
      <w:pPr>
        <w:spacing w:before="160" w:after="80" w:line="324" w:lineRule="auto"/>
        <w:ind w:firstLine="0"/>
        <w:jc w:val="both"/>
      </w:pPr>
      <w:r>
        <w:rPr>
          <w:rFonts w:ascii="Times New Roman" w:hAnsi="Times New Roman"/>
          <w:b/>
          <w:i w:val="0"/>
          <w:color w:val="000000"/>
          <w:sz w:val="26"/>
        </w:rPr>
        <w:t>3.3.1. Phân công trách nhiệm tổ chức thực hiện các giải pháp</w:t>
      </w:r>
    </w:p>
    <w:p>
      <w:pPr>
        <w:spacing w:before="0" w:after="110" w:line="348" w:lineRule="auto"/>
        <w:ind w:firstLine="576"/>
        <w:jc w:val="both"/>
      </w:pPr>
      <w:r>
        <w:rPr>
          <w:rFonts w:ascii="Times New Roman" w:hAnsi="Times New Roman"/>
          <w:b w:val="0"/>
          <w:i w:val="0"/>
          <w:color w:val="000000"/>
          <w:sz w:val="26"/>
        </w:rPr>
        <w:t>Để các giải pháp không dừng lại ở định hướng lý thuyết, Nhà trường phân công trách nhiệm cụ thể cho các đơn vị phòng ban theo từng nhóm hạn chế cần xử lý tại Bảng 3.3:</w:t>
      </w:r>
    </w:p>
    <w:p>
      <w:pPr>
        <w:spacing w:before="200" w:after="80" w:line="288" w:lineRule="auto"/>
        <w:ind w:firstLine="0"/>
        <w:jc w:val="left"/>
      </w:pPr>
      <w:r>
        <w:rPr>
          <w:rFonts w:ascii="Times New Roman" w:hAnsi="Times New Roman"/>
          <w:b/>
          <w:i w:val="0"/>
          <w:color w:val="000000"/>
          <w:sz w:val="22"/>
        </w:rPr>
        <w:t>Bảng 3.3. Tổ chức thực hiện các giải pháp theo hạn chế được xử lý</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giải pháp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Hạn chế được xử lý và bằng chứng Chương 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trì; phối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lực bảo đảm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Thời gian triển khai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đầu ra cụ thể</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Phương pháp đánh giá, nghiệm thu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3.2.1: Đẩy mạnh sáng tạo và nhận diện tài sản trí tuệ sớm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1 (chuyển hóa thấp) và Hạn chế 7 (thiếu sàng lọc). Bằng chứng: Bảng 2.7 cho thấy 11 đề tài có sản phẩm tiềm năng nhưng 93,4% kinh phí cấp chưa tạo ra đơn bảo hộ tương xứng.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Phòng Khoa học Công nghệ chủ trì; phối hợp các Viện (thông qua Phòng Công nghệ, ĐMST và Khởi nghiệp), Phòng Tài chính - Kế toán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phát triển khoa học công nghệ; Quỹ Ngô Xuân Độ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Từ Quý I/2027, duy trì hàng năm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Biểu mẫu thuyết minh có mục TSTT; Quyết định cấp kinh phí tiền mặt; Quy chế thưởng tiền mặt cho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Tỷ lệ đề tài có sản phẩm tiềm năng tăng lên tối thiểu 30%; 100% giảng viên mới được tập huấn</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3.2.2: Chuẩn hóa quy trình sàng lọc và nộp đơn sớm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1 (hao hụt 88,9%) và Hạn chế 4 (tài sản đơn sở hữu ít). Bằng chứng: Hình 2.9 cho thấy 9 đề tài tiềm năng sở hữu công nghiệp chỉ có 1 đề tài nộp đơn 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Phòng Khoa học Công nghệ chủ trì; phối hợp Bộ phận Pháp chế, Viện Y - Dược, đại diện SHTT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Dòng dự toán ngân sách riêng 150 triệu/năm; nhân sự chuyên trách SHTT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Thí điểm Quý I - II/2027; toàn trường từ Quý III/2027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sàng lọc 3 bước; Phiếu khai báo kết quả mới; Hồ sơ nộp đơn giải pháp hữu ích cho 8 sản phẩm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Nộp thành công từ 03 đến 05 đơn sở hữu công nghiệp mỗi năm; thời gian xử lý không quá 15 ngày</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3.2.3: Hoàn thiện chia sẻ lợi ích và thương mại hóa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2 (bất cập mức trần 100 triệu) và Hạn chế 6 (khai thác thương mại quy mô nhỏ). Bằng chứng: Bảng 2.3 và Hình 2.2 cho thấy sự cần thiết phải phân tách rõ ràng cơ chế giữa kết quả dùng ngân sách nhà nước và nguồn vốn tự đầu tư.</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Viện Nghiên cứu giáo dục và Chuyển giao tri thức (Viện REK) chủ trì; phối hợp Phòng KHCN, Viện Y - Dược, Bộ phận Pháp chế, Phòng TC-KT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đầu tư thương mại hóa; chuyên gia định giá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Hoàn thành sửa quy chế trước 31/5/2027; thương mại hóa 2028 - 2030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chế quản trị TSTT sửa đổi; Danh mục công nghệ chào bán; Hợp đồng chuyển giao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quy chế đúng hạn; ký kết tối thiểu 01 hợp đồng chuyển giao công nghệ có thu phí/năm</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3.2.4: Bảo vệ quyền, liêm chính và quản trị dữ liệu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3 (thiếu liên thông), Hạn chế 5 (dữ liệu phân tán) và nguy cơ mất hiệu lực văn bằng. Bằng chứng: Hình 2.6 có 7/16 tiêu chí khuyết trắng dữ liệu.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phận Pháp chế chủ trì; phối hợp Phòng KHCN, Trung tâm CNTT, Viện REK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đầu tư hạ tầng phần mềm; kinh phí duy trì văn bằng hàng năm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Bắt đầu Quý II/2027; vận hành hoàn thiện năm 2028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Phần mềm cơ sở dữ liệu số TSTT tích hợp; Quy chế liêm chính học thuật; Sổ theo dõi kỳ hạn gia hạn 5 kiểu dáng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Tích hợp thành công 100% dữ liệu; đáp ứng chuẩn báo cáo HEMIS; không để sót kỳ hạn văn bằng</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và đề xuất dựa trên các bằng chứng thực tế tại Chương 2)</w:t>
      </w:r>
    </w:p>
    <w:p>
      <w:pPr>
        <w:spacing w:before="160" w:after="80" w:line="324" w:lineRule="auto"/>
        <w:ind w:firstLine="0"/>
        <w:jc w:val="both"/>
      </w:pPr>
      <w:r>
        <w:rPr>
          <w:rFonts w:ascii="Times New Roman" w:hAnsi="Times New Roman"/>
          <w:b/>
          <w:i w:val="0"/>
          <w:color w:val="000000"/>
          <w:sz w:val="26"/>
        </w:rPr>
        <w:t>3.3.2. Kế hoạch thí điểm quy trình sàng lọc và nộp đơn sớm</w:t>
      </w:r>
    </w:p>
    <w:p>
      <w:pPr>
        <w:spacing w:before="0" w:after="110" w:line="348" w:lineRule="auto"/>
        <w:ind w:firstLine="576"/>
        <w:jc w:val="both"/>
      </w:pPr>
      <w:r>
        <w:rPr>
          <w:rFonts w:ascii="Times New Roman" w:hAnsi="Times New Roman"/>
          <w:b w:val="0"/>
          <w:i w:val="0"/>
          <w:color w:val="000000"/>
          <w:sz w:val="26"/>
        </w:rPr>
        <w:t>Nhằm kiểm chứng tính khả thi và hoàn thiện các biểu mẫu quy trình tác nghiệp trước khi áp dụng trên quy mô toàn trường, Nhà trường triển khai Kế hoạch thí điểm tại Viện Y - Dược trong năm học 2026 - 2027:</w:t>
      </w:r>
    </w:p>
    <w:p>
      <w:pPr>
        <w:spacing w:before="0" w:after="110" w:line="348" w:lineRule="auto"/>
        <w:ind w:firstLine="576"/>
        <w:jc w:val="both"/>
      </w:pPr>
      <w:r>
        <w:rPr>
          <w:rFonts w:ascii="Times New Roman" w:hAnsi="Times New Roman"/>
          <w:b w:val="0"/>
          <w:i w:val="0"/>
          <w:color w:val="000000"/>
          <w:sz w:val="26"/>
        </w:rPr>
        <w:t>Lý do lựa chọn đơn vị thí điểm: Viện Y - Dược là đơn vị nghiên cứu nòng cốt, tập trung tới 42 Tiến sĩ chuyên ngành và sở hữu 11 đề tài cấp cơ sở có sản phẩm vật chất tiềm năng (Bảng 2.7), đặc biệt là nhóm đề tài về chiết xuất dược liệu và bào chế thuốc có khả năng đăng ký sáng chế và giải pháp hữu ích cao nhất.</w:t>
      </w:r>
    </w:p>
    <w:p>
      <w:pPr>
        <w:spacing w:before="0" w:after="110" w:line="348" w:lineRule="auto"/>
        <w:ind w:firstLine="576"/>
        <w:jc w:val="both"/>
      </w:pPr>
      <w:r>
        <w:rPr>
          <w:rFonts w:ascii="Times New Roman" w:hAnsi="Times New Roman"/>
          <w:b w:val="0"/>
          <w:i w:val="0"/>
          <w:color w:val="000000"/>
          <w:sz w:val="26"/>
        </w:rPr>
        <w:t>Quy mô và chỉ tiêu thí điểm: Lựa chọn từ 3 đến 5 đề tài nghiên cứu cấp cơ sở đang triển khai năm 2026 của Viện Y - Dược để áp dụng quy trình: (1) Hướng dẫn ghi chép nhật ký phòng thí nghiệm; (2) Thực hiện tra cứu tình trạng kỹ thuật trước khi nghiệm thu; (3) Hỗ trợ kinh phí từ Quỹ Khoa học và Công nghệ để hoàn thiện bản mô tả sáng chế; (4) Nộp chính thức từ 1 đến 2 đơn đăng ký sáng chế hoặc giải pháp hữu ích tại Cục Sở hữu trí tuệ trước khi cho phép công bố bài báo khoa học.</w:t>
      </w:r>
    </w:p>
    <w:p>
      <w:pPr>
        <w:spacing w:before="0" w:after="110" w:line="348" w:lineRule="auto"/>
        <w:ind w:firstLine="576"/>
        <w:jc w:val="both"/>
      </w:pPr>
      <w:r>
        <w:rPr>
          <w:rFonts w:ascii="Times New Roman" w:hAnsi="Times New Roman"/>
          <w:b w:val="0"/>
          <w:i w:val="0"/>
          <w:color w:val="000000"/>
          <w:sz w:val="26"/>
        </w:rPr>
        <w:t>Đánh giá rút kinh nghiệm: Sau 12 tháng triển khai thí điểm, Phòng Quản lý Khoa học và Công nghệ chủ trì tổ chức hội thảo tổng kết, đánh giá hiệu quả thông qua hai chỉ số quy trình tác nghiệp bổ sung: (1) Thời gian xử lý trung bình một hồ sơ khai báo sáng kiến nội bộ (phấn đấu không quá 15 ngày làm việc); và (2) Mức độ thuận tiện và sự hài lòng của các chủ nhiệm đề tài đối với quy trình tư vấn, hỗ trợ hồ sơ bảo hộ của Nhà trường. Trên cơ sở đó, hoàn thiện Bộ quy trình tác nghiệp chuẩn về sở hữu trí tuệ để Ban Giám hiệu ban hành áp dụng chính thức cho toàn bộ các Viện và Khoa trong toàn trường từ năm học 2027 - 2028.</w:t>
      </w:r>
    </w:p>
    <w:p>
      <w:pPr>
        <w:spacing w:before="160" w:after="80" w:line="324" w:lineRule="auto"/>
        <w:ind w:firstLine="0"/>
        <w:jc w:val="both"/>
      </w:pPr>
      <w:r>
        <w:rPr>
          <w:rFonts w:ascii="Times New Roman" w:hAnsi="Times New Roman"/>
          <w:b/>
          <w:i w:val="0"/>
          <w:color w:val="000000"/>
          <w:sz w:val="26"/>
        </w:rPr>
        <w:t>3.3.3. Lộ trình triển khai phân kỳ giai đoạn 2026 - 2030</w:t>
      </w:r>
    </w:p>
    <w:p>
      <w:pPr>
        <w:spacing w:before="0" w:after="110" w:line="348" w:lineRule="auto"/>
        <w:ind w:firstLine="576"/>
        <w:jc w:val="both"/>
      </w:pPr>
      <w:r>
        <w:rPr>
          <w:rFonts w:ascii="Times New Roman" w:hAnsi="Times New Roman"/>
          <w:b w:val="0"/>
          <w:i w:val="0"/>
          <w:color w:val="000000"/>
          <w:sz w:val="26"/>
        </w:rPr>
        <w:t>Lộ trình triển khai hệ thống giải pháp nâng cao hiệu quả quản lý quyền sở hữu trí tuệ tại Trường Đại học Thành Đô được phân kỳ thành 3 giai đoạn chiến lược:</w:t>
      </w:r>
    </w:p>
    <w:p>
      <w:pPr>
        <w:spacing w:before="0" w:after="110" w:line="348" w:lineRule="auto"/>
        <w:ind w:firstLine="576"/>
        <w:jc w:val="both"/>
      </w:pPr>
      <w:r>
        <w:rPr>
          <w:rFonts w:ascii="Times New Roman" w:hAnsi="Times New Roman"/>
          <w:b w:val="0"/>
          <w:i w:val="0"/>
          <w:color w:val="000000"/>
          <w:sz w:val="26"/>
        </w:rPr>
        <w:t>Giai đoạn 1 (Năm 2026 - 2027): Kiện toàn thể chế, chuẩn hóa quy trình và tổ chức thí điểm.</w:t>
      </w:r>
    </w:p>
    <w:p>
      <w:pPr>
        <w:spacing w:before="0" w:after="110" w:line="348" w:lineRule="auto"/>
        <w:ind w:firstLine="576"/>
        <w:jc w:val="both"/>
      </w:pPr>
      <w:r>
        <w:rPr>
          <w:rFonts w:ascii="Times New Roman" w:hAnsi="Times New Roman"/>
          <w:b w:val="0"/>
          <w:i w:val="0"/>
          <w:color w:val="000000"/>
          <w:sz w:val="26"/>
        </w:rPr>
        <w:t>Nội dung trọng tâm: Sửa đổi, bổ sung Quyết định số 213/QĐ-ĐHTĐ (bãi bỏ trần thưởng 100 triệu đồng tại Điều 36); ban hành Quy trình sàng lọc bảo hộ trước khi công bố; bố trí dòng ngân sách chuyên biệt hỗ trợ nộp đơn trong Quỹ Phát triển Khoa học và Công nghệ; triển khai thí điểm thành công tại Viện Y - Dược; xây dựng và đưa vào sử dụng phần mềm quản trị dữ liệu sở hữu trí tuệ (IPMS).</w:t>
      </w:r>
    </w:p>
    <w:p>
      <w:pPr>
        <w:spacing w:before="0" w:after="110" w:line="348" w:lineRule="auto"/>
        <w:ind w:firstLine="576"/>
        <w:jc w:val="both"/>
      </w:pPr>
      <w:r>
        <w:rPr>
          <w:rFonts w:ascii="Times New Roman" w:hAnsi="Times New Roman"/>
          <w:b w:val="0"/>
          <w:i w:val="0"/>
          <w:color w:val="000000"/>
          <w:sz w:val="26"/>
        </w:rPr>
        <w:t>Giai đoạn 2 (Năm 2028 - 2029): Mở rộng toàn diện, gia tăng số lượng văn bằng bảo hộ và xúc tiến thương mại hóa.</w:t>
      </w:r>
    </w:p>
    <w:p>
      <w:pPr>
        <w:spacing w:before="0" w:after="110" w:line="348" w:lineRule="auto"/>
        <w:ind w:firstLine="576"/>
        <w:jc w:val="both"/>
      </w:pPr>
      <w:r>
        <w:rPr>
          <w:rFonts w:ascii="Times New Roman" w:hAnsi="Times New Roman"/>
          <w:b w:val="0"/>
          <w:i w:val="0"/>
          <w:color w:val="000000"/>
          <w:sz w:val="26"/>
        </w:rPr>
        <w:t>Nội dung trọng tâm: Áp dụng bắt buộc quy trình sàng lọc sở hữu trí tuệ cho 100% đề tài nghiên cứu cấp cơ sở trong toàn trường; phấn đấu nộp từ 3 đến 5 đơn đăng ký sáng chế và giải pháp hữu ích mỗi năm; đón nhận các văn bằng độc quyền sáng chế đầu tiên được cấp chính thức; Viện REK đẩy mạnh hoạt động kết nối cung - cầu công nghệ, xúc tiến đàm phán thành công từ 1 đến 2 hợp đồng cấp quyền sử dụng sáng chế (li-xăng) với doanh nghiệp ngoài trường.</w:t>
      </w:r>
    </w:p>
    <w:p>
      <w:pPr>
        <w:spacing w:before="0" w:after="110" w:line="348" w:lineRule="auto"/>
        <w:ind w:firstLine="576"/>
        <w:jc w:val="both"/>
      </w:pPr>
      <w:r>
        <w:rPr>
          <w:rFonts w:ascii="Times New Roman" w:hAnsi="Times New Roman"/>
          <w:b w:val="0"/>
          <w:i w:val="0"/>
          <w:color w:val="000000"/>
          <w:sz w:val="26"/>
        </w:rPr>
        <w:t>Giai đoạn 3 (Năm 2030): Vận hành hệ sinh thái đổi mới sáng tạo hoàn chỉnh và phát triển doanh nghiệp spin-off.</w:t>
      </w:r>
    </w:p>
    <w:p>
      <w:pPr>
        <w:spacing w:before="0" w:after="110" w:line="348" w:lineRule="auto"/>
        <w:ind w:firstLine="576"/>
        <w:jc w:val="both"/>
      </w:pPr>
      <w:r>
        <w:rPr>
          <w:rFonts w:ascii="Times New Roman" w:hAnsi="Times New Roman"/>
          <w:b w:val="0"/>
          <w:i w:val="0"/>
          <w:color w:val="000000"/>
          <w:sz w:val="26"/>
        </w:rPr>
        <w:t>Nội dung trọng tâm: Thành lập và đưa vào vận hành ít nhất 1 doanh nghiệp khởi nguồn công nghệ (spin-off) do Trường nắm giữ cổ phần chi phối dựa trên tài sản trí tuệ của Viện Y - Dược; hình thành chuỗi giá trị tự chủ tài chính cho hoạt động nghiên cứu khoa học và sở hữu trí tuệ từ nguồn thu chuyển giao công nghệ; nâng cao vị thế và xếp hạng đối sánh chất lượng đại học của Trường Đại học Thành Đô trong khu vực và quốc tế.</w:t>
      </w:r>
    </w:p>
    <w:p>
      <w:pPr>
        <w:spacing w:before="240" w:after="120" w:line="324" w:lineRule="auto"/>
        <w:ind w:firstLine="0"/>
        <w:jc w:val="both"/>
      </w:pPr>
      <w:r>
        <w:rPr>
          <w:rFonts w:ascii="Times New Roman" w:hAnsi="Times New Roman"/>
          <w:b/>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Để đo lường khách quan tiến độ và hiệu quả của hệ thống giải pháp, nhóm nghiên cứu thiết lập Bộ chỉ số theo dõi, đánh giá (KPI) phân tầng theo chuỗi kết quả quản lý từ đầu vào đến tác động dài hạn tại Bảng 3.4:</w:t>
      </w:r>
    </w:p>
    <w:p>
      <w:pPr>
        <w:spacing w:before="200" w:after="80" w:line="288" w:lineRule="auto"/>
        <w:ind w:firstLine="0"/>
        <w:jc w:val="left"/>
      </w:pPr>
      <w:r>
        <w:rPr>
          <w:rFonts w:ascii="Times New Roman" w:hAnsi="Times New Roman"/>
          <w:b/>
          <w:i w:val="0"/>
          <w:color w:val="000000"/>
          <w:sz w:val="22"/>
        </w:rPr>
        <w:t>Bảng 3.4. Bộ chỉ số theo dõi đánh giá hiệu quả triển khai hệ thống giải pháp, phân tầng theo chuỗi kết quả</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Tầng chuỗi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Chỉ số theo dõi cụ thể</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dữ liệu kiểm chứng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Mục tiêu định lượng đề xuất tham chiếu đến năm 2030</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1: Thể chế và tổ chức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 Ban hành Quy chế quản trị tài sản trí tuệ sửa đổi hợp nhất&lt;br&gt;2. Số cuộc giao ban liên phòng ban về sở hữu trí tuệ mỗi năm&lt;br&gt;3. Tỷ lệ giảng viên mới và trưởng nhóm nghiên cứu hoàn thành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ban hành; Biên bản họp giao ban; Danh sách ký nhận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trước ngày 31/5/2027&lt;br&gt;Đạt 04 cuộc giao ban định kỳ/năm&lt;br&gt;Đạt 100% giảng viên mới hàng năm</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2: Hoạt động sàng lọc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4. Tỷ lệ đề tài nghiên cứu nghiệm thu có Phiếu rà soát sàng lọc TSTT&lt;br&gt;5. Tỷ lệ kết quả thực nghiệm được xem xét bảo mật trước khi công bố bài báo&lt;br&gt;6. Thời gian xử lý từ khi nhận Phiếu khai báo đến khi ra quyết định nộp đơn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Phiếu khai báo; Phiếu rà soát lưu tại Phòng Khoa học Công nghệ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Đạt 100% đề tài cấp cơ sở từ năm 2027&lt;br&gt;Đạt 100% đề tài khối Y - Dược và Kỹ thuật&lt;br&gt;Tối đa không quá 15 ngày làm việc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3: Đầu ra đơn nộp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7. Số đơn đăng ký sở hữu công nghiệp nộp mới từ kết quả nghiên cứu&lt;br&gt;8. Số lượng giáo trình, bài giảng số và phần mềm đăng ký quyền tác giả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Danh mục số TSTT; Giấy biên nhận đơn của Cục Sở hữu trí tuệ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Từ 02 đơn năm 2027; đạt 03 - 05 đơn/năm từ 2028&lt;br&gt;Đăng ký bảo hộ cho 100% giáo trình trọng điểm</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4: Văn bằng bảo hộ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9. Số văn bằng bảo hộ độc quyền được cấp chính thức (sáng chế, GPHI)&lt;br&gt;10. Tỷ lệ hồ sơ trong sổ theo dõi tài sản trí tuệ có trạng thái được xác minh</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Văn bằng bảo hộ gốc của Cục SHTT cấp cho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Tối thiểu 02 - 03 văn bằng/năm theo Kế hoạch 07&lt;br&gt;Đạt 100% hồ sơ được chuẩn hóa trạng thái</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5: Khai thác kinh tế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Số hợp đồng chuyển giao công nghệ, cấp phép khai thác có thu phí&lt;br&gt;12. Tổng doanh thu thu được từ khai thác thương mại tài sản trí tuệ&lt;br&gt;13. Tỷ lệ kinh phí chi trả thù lao, khen thưởng cho tác giả sáng chế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đồng chuyển giao; Chứng từ kế toán của Phòng Tài chính - Kế toán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Ký tối thiểu 01 - 02 hợp đồng/năm từ 2028&lt;br&gt;Tăng trưởng doanh thu bình quân 15%/năm&lt;br&gt;Bảo đảm tối thiểu 30% lợi nhuận sau thuế</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đề xuất dựa trên khung phân tích Chương 1 và mục tiêu chiến lược của Trường Đại học Thành Đô)</w:t>
      </w:r>
    </w:p>
    <w:p>
      <w:pPr>
        <w:spacing w:before="0" w:after="110" w:line="348" w:lineRule="auto"/>
        <w:ind w:firstLine="576"/>
        <w:jc w:val="both"/>
      </w:pPr>
      <w:r>
        <w:rPr>
          <w:rFonts w:ascii="Times New Roman" w:hAnsi="Times New Roman"/>
          <w:b w:val="0"/>
          <w:i w:val="0"/>
          <w:color w:val="000000"/>
          <w:sz w:val="26"/>
        </w:rPr>
        <w:t>Bộ chỉ số tại Bảng 3.4 là công cụ điều hành then chốt giúp Ban Giám hiệu và Hội đồng trường định kỳ giám sát, đánh giá khách quan tiến độ triển khai các giải pháp, kịp thời điều chỉnh chính sách và phân bổ nguồn lực tài chính phù hợp với từng giai đoạn phát triển của Nhà trường.</w:t>
      </w:r>
    </w:p>
    <w:p>
      <w:pPr>
        <w:spacing w:before="240" w:after="120" w:line="324" w:lineRule="auto"/>
        <w:ind w:firstLine="0"/>
        <w:jc w:val="both"/>
      </w:pPr>
      <w:r>
        <w:rPr>
          <w:rFonts w:ascii="Times New Roman" w:hAnsi="Times New Roman"/>
          <w:b/>
          <w:i w:val="0"/>
          <w:color w:val="000000"/>
          <w:sz w:val="26"/>
        </w:rPr>
        <w:t>TIỂU KẾT CHƯƠNG 3</w:t>
      </w:r>
    </w:p>
    <w:p>
      <w:pPr>
        <w:spacing w:before="0" w:after="110" w:line="348" w:lineRule="auto"/>
        <w:ind w:firstLine="576"/>
        <w:jc w:val="both"/>
      </w:pPr>
      <w:r>
        <w:rPr>
          <w:rFonts w:ascii="Times New Roman" w:hAnsi="Times New Roman"/>
          <w:b w:val="0"/>
          <w:i w:val="0"/>
          <w:color w:val="000000"/>
          <w:sz w:val="26"/>
        </w:rPr>
        <w:t>Chương 3 đã xây dựng một hệ thống giải pháp toàn diện, có cơ sở khoa học vững chắc và bám sát các yêu cầu mới của khung pháp lý giai đoạn 2025 - 2026. Bằng việc phân tích sâu sắc ma trận SWOT và vận dụng sáng tạo các quy định tiến bộ của Luật Khoa học, Công nghệ và Đổi mới sáng tạo số 93/2025/QH15, Luật Giáo dục đại học số 125/2025/QH15 và Nghị định số 100/2026/NĐ-CP, hệ thống giải pháp đã giải quyết trực diện bốn hạn chế căn bản của thực trạng thông qua bốn nhóm giải pháp đồng bộ và nhất quán: tái định hướng sáng tạo, chuẩn hóa quy trình sàng lọc và nộp đơn, xóa bỏ trần thưởng để thúc đẩy khai thác thương mại, và chuyển đổi số quản trị dữ liệu bảo vệ quyền.</w:t>
      </w:r>
    </w:p>
    <w:p>
      <w:pPr>
        <w:spacing w:before="0" w:after="110" w:line="348" w:lineRule="auto"/>
        <w:ind w:firstLine="576"/>
        <w:jc w:val="both"/>
      </w:pPr>
      <w:r>
        <w:rPr>
          <w:rFonts w:ascii="Times New Roman" w:hAnsi="Times New Roman"/>
          <w:b w:val="0"/>
          <w:i w:val="0"/>
          <w:color w:val="000000"/>
          <w:sz w:val="26"/>
        </w:rPr>
        <w:t>Kế hoạch tổ chức thực hiện với bước đi thí điểm thận trọng tại Viện Y - Dược cùng lộ trình phân kỳ 3 giai đoạn (2026 - 2030) và Bộ chỉ số đo lường hiệu quả (Bảng 3.4) tạo cơ sở vững chắc để các giải pháp từng bước đi vào thực tiễn và được kiểm chứng khoa học qua quá trình thí điểm, tạo bước chuyển biến căn bản về chất lượng quản trị tài sản trí tuệ và nâng cao năng lực cạnh tranh bền vững của Trường Đại học Thành Đô.</w:t>
      </w:r>
    </w:p>
    <w:p>
      <w:pPr>
        <w:pageBreakBefore/>
        <w:spacing w:before="320" w:after="200" w:line="324" w:lineRule="auto"/>
        <w:ind w:firstLine="0"/>
        <w:jc w:val="center"/>
      </w:pPr>
      <w:r>
        <w:rPr>
          <w:rFonts w:ascii="Times New Roman" w:hAnsi="Times New Roman"/>
          <w:b/>
          <w:i w:val="0"/>
          <w:color w:val="000000"/>
          <w:sz w:val="28"/>
        </w:rPr>
        <w:t>KẾT LUẬN VÀ KIẾN NGHỊ</w:t>
      </w:r>
    </w:p>
    <w:p>
      <w:pPr>
        <w:spacing w:before="240" w:after="120" w:line="324" w:lineRule="auto"/>
        <w:ind w:firstLine="0"/>
        <w:jc w:val="both"/>
      </w:pPr>
      <w:r>
        <w:rPr>
          <w:rFonts w:ascii="Times New Roman" w:hAnsi="Times New Roman"/>
          <w:b/>
          <w:i w:val="0"/>
          <w:color w:val="000000"/>
          <w:sz w:val="26"/>
        </w:rPr>
        <w:t>1. Kết luận tổng hợp đề tài</w:t>
      </w:r>
    </w:p>
    <w:p>
      <w:pPr>
        <w:spacing w:before="0" w:after="110" w:line="348" w:lineRule="auto"/>
        <w:ind w:firstLine="576"/>
        <w:jc w:val="both"/>
      </w:pPr>
      <w:r>
        <w:rPr>
          <w:rFonts w:ascii="Times New Roman" w:hAnsi="Times New Roman"/>
          <w:b w:val="0"/>
          <w:i w:val="0"/>
          <w:color w:val="000000"/>
          <w:sz w:val="26"/>
        </w:rPr>
        <w:t>Xuất phát từ yêu cầu cấp bách của tiến trình tự chủ đại học và làn sóng đổi mới thể chế khoa học công nghệ quốc gia giai đoạn 2025 - 2026, đề tài "Nghiên cứu giải pháp nâng cao hiệu quả quản lý quyền sở hữu trí tuệ tại Trường Đại học Thành Đô" đã thực hiện toàn diện các mục tiêu nghiên cứu đặt ra và đạt được các kết quả khoa học chủ yếu sau:</w:t>
      </w:r>
    </w:p>
    <w:p>
      <w:pPr>
        <w:spacing w:before="0" w:after="110" w:line="348" w:lineRule="auto"/>
        <w:ind w:firstLine="576"/>
        <w:jc w:val="both"/>
      </w:pPr>
      <w:r>
        <w:rPr>
          <w:rFonts w:ascii="Times New Roman" w:hAnsi="Times New Roman"/>
          <w:b w:val="0"/>
          <w:i/>
          <w:color w:val="000000"/>
          <w:sz w:val="26"/>
        </w:rPr>
        <w:t>Về mặt lý luận:</w:t>
      </w:r>
      <w:r>
        <w:rPr>
          <w:rFonts w:ascii="Times New Roman" w:hAnsi="Times New Roman"/>
          <w:b w:val="0"/>
          <w:i w:val="0"/>
          <w:color w:val="000000"/>
          <w:sz w:val="26"/>
        </w:rPr>
        <w:t xml:space="preserve"> Đề tài đã hệ thống hóa và làm sáng tỏ cơ sở lý luận về quản lý quyền sở hữu trí tuệ trong cơ sở giáo dục đại học định hướng ứng dụng; chuẩn hóa khung phân tích chu trình khép kín gồm bốn khâu nghiệp vụ (Sáng tạo - Xác lập - Khai thác - Bảo vệ); cập nhật toàn diện hệ thống văn bản quy phạm pháp luật mới có hiệu lực trong giai đoạn 2025 - 2026 (Luật Giáo dục đại học năm 2025, Luật Khoa học, Công nghệ và Đổi mới sáng tạo năm 2025, Luật Sở hữu trí tuệ sửa đổi và các văn bản chỉ đạo của Đảng, Chính phủ); đồng thời xây dựng Khung chính sách quản lý theo khuyến nghị của WIPO (Bảng 1.1) và Khung đối sánh các chỉ số sở hữu trí tuệ theo chuẩn kiểm định, xếp hạng đại học (Bảng 1.2).</w:t>
      </w:r>
    </w:p>
    <w:p>
      <w:pPr>
        <w:spacing w:before="0" w:after="110" w:line="348" w:lineRule="auto"/>
        <w:ind w:firstLine="576"/>
        <w:jc w:val="both"/>
      </w:pPr>
      <w:r>
        <w:rPr>
          <w:rFonts w:ascii="Times New Roman" w:hAnsi="Times New Roman"/>
          <w:b w:val="0"/>
          <w:i/>
          <w:color w:val="000000"/>
          <w:sz w:val="26"/>
        </w:rPr>
        <w:t>Về mặt thực tiễn:</w:t>
      </w:r>
      <w:r>
        <w:rPr>
          <w:rFonts w:ascii="Times New Roman" w:hAnsi="Times New Roman"/>
          <w:b w:val="0"/>
          <w:i w:val="0"/>
          <w:color w:val="000000"/>
          <w:sz w:val="26"/>
        </w:rPr>
        <w:t xml:space="preserve"> Đề tài đã rà soát, thống kê và đánh giá chuyên sâu bức tranh thực trạng quản lý quyền sở hữu trí tuệ tại Trường Đại học Thành Đô giai đoạn 2021 - 2025 thông qua tổng hợp dữ liệu hành chính thứ cấp. Kết quả phân tích thực chứng chỉ rõ: Nhà trường có nhận thức thể chế sớm; năng lực nghiên cứu khoa học tăng trưởng vượt bậc với 582 sản phẩm (bài báo tăng gấp 7 lần); tích lũy được 11 hồ sơ tài sản trí tuệ; sở hữu tiềm năng công nghệ lớn với 9 trên 11 đề tài có sản phẩm tiềm năng thuộc Viện Y - Dược. Tuy nhiên, công tác quản lý đang đối mặt với các hạn chế về tỷ lệ hao hụt chuyển hóa từ đề tài sang đơn đăng ký (88,9%); quy định mức trần khen thưởng 100 triệu đồng cần được hoàn thiện theo luật định; các đầu mối chức năng cần liên thông chặt chẽ hơn; và hệ thống dữ liệu chưa cập nhật đầy đủ các chỉ tiêu kinh tế thương mại hóa. Kết quả nghiên cứu đã mô hình hóa nguy cơ thể chế dẫn tới rủi ro bộc lộ sớm: khi thiếu quy trình sàng lọc trước công bố và thiếu dòng ngân sách chuyên biệt để làm đơn, việc giảng viên tập trung hoàn thành định mức bài báo khoa học tiềm ẩn nguy cơ làm ảnh hưởng đến tính mới tuyệt đối của giải pháp kỹ thuật trước khi nộp đơn đăng ký bảo hộ độc quyền.</w:t>
      </w:r>
    </w:p>
    <w:p>
      <w:pPr>
        <w:spacing w:before="0" w:after="110" w:line="348" w:lineRule="auto"/>
        <w:ind w:firstLine="576"/>
        <w:jc w:val="both"/>
      </w:pPr>
      <w:r>
        <w:rPr>
          <w:rFonts w:ascii="Times New Roman" w:hAnsi="Times New Roman"/>
          <w:b w:val="0"/>
          <w:i/>
          <w:color w:val="000000"/>
          <w:sz w:val="26"/>
        </w:rPr>
        <w:t>Về mặt giải pháp:</w:t>
      </w:r>
      <w:r>
        <w:rPr>
          <w:rFonts w:ascii="Times New Roman" w:hAnsi="Times New Roman"/>
          <w:b w:val="0"/>
          <w:i w:val="0"/>
          <w:color w:val="000000"/>
          <w:sz w:val="26"/>
        </w:rPr>
        <w:t xml:space="preserve"> Bám sát các yêu cầu thể chế mới và kết quả phân tích Ma trận điểm mạnh, điểm yếu, cơ hội, thách thức, Đề tài đã đề xuất Hệ thống 4 nhóm giải pháp tương ứng với 4 khâu nghiệp vụ được chuẩn hóa theo 4 trụ cột (Mục tiêu - Nội dung - Chủ thể - Nguồn lực); xây dựng phương án phân công trách nhiệm tổ chức thực hiện; thiết kế Kế hoạch thí điểm quy trình sàng lọc và nộp đơn sớm tại Viện Y - Dược; phân kỳ Lộ trình triển khai ba giai đoạn đến năm 2030; và xác lập Bộ chỉ số theo dõi đánh giá 5 tầng theo chuỗi kết quả, tạo tiền đề vững chắc để Nhà trường nâng cao hiệu lực quản trị trong giai đoạn mới.</w:t>
      </w:r>
    </w:p>
    <w:p>
      <w:pPr>
        <w:spacing w:before="240" w:after="120" w:line="324" w:lineRule="auto"/>
        <w:ind w:firstLine="0"/>
        <w:jc w:val="both"/>
      </w:pPr>
      <w:r>
        <w:rPr>
          <w:rFonts w:ascii="Times New Roman" w:hAnsi="Times New Roman"/>
          <w:b/>
          <w:i w:val="0"/>
          <w:color w:val="000000"/>
          <w:sz w:val="26"/>
        </w:rPr>
        <w:t>2. Kiến nghị với cơ quan quản lý nhà nước</w:t>
      </w:r>
    </w:p>
    <w:p>
      <w:pPr>
        <w:spacing w:before="0" w:after="110" w:line="348" w:lineRule="auto"/>
        <w:ind w:firstLine="576"/>
        <w:jc w:val="both"/>
      </w:pPr>
      <w:r>
        <w:rPr>
          <w:rFonts w:ascii="Times New Roman" w:hAnsi="Times New Roman"/>
          <w:b w:val="0"/>
          <w:i w:val="0"/>
          <w:color w:val="000000"/>
          <w:sz w:val="26"/>
        </w:rPr>
        <w:t>Để tạo môi trường pháp lý thuận lợi hơn nữa cho các cơ sở giáo dục đại học, Đề tài đề xuất tới các cơ quan quản lý nhà nước các kiến nghị sau:</w:t>
      </w:r>
    </w:p>
    <w:p>
      <w:pPr>
        <w:spacing w:before="0" w:after="110" w:line="348" w:lineRule="auto"/>
        <w:ind w:firstLine="576"/>
        <w:jc w:val="both"/>
      </w:pPr>
      <w:r>
        <w:rPr>
          <w:rFonts w:ascii="Times New Roman" w:hAnsi="Times New Roman"/>
          <w:b w:val="0"/>
          <w:i w:val="0"/>
          <w:color w:val="000000"/>
          <w:sz w:val="26"/>
        </w:rPr>
        <w:t>Đối với Bộ Khoa học và Công nghệ, Đề tài đề xuất ba nội dung trọng tâm: Thứ nhất, sớm ban hành Thông tư hướng dẫn chi tiết phương pháp xác định lợi nhuận sau thuế tương ứng với phần kết quả nhiệm vụ khoa học sử dụng ngân sách nhà nước làm căn cứ chi trả tiền thưởng 30% cho tác giả theo Luật Khoa học, Công nghệ và Đổi mới sáng tạo năm 2025. Thứ hai, nghiên cứu cơ chế ưu tiên xét duyệt thẩm định nhanh đối với các đơn đăng ký sáng chế và giải pháp hữu ích có nguồn gốc từ các trường đại học và viện nghiên cứu, nhằm rút ngắn thời gian cấp bằng từ 24 - 36 tháng xuống dưới 18 tháng. Thứ ba, mở rộng phạm vi hỗ trợ của Đề án thí điểm định giá tài sản trí tuệ cho các trường đại học ngoài công lập, tạo điều kiện thuận lợi cho việc thương mại hóa kết quả nghiên cứu.</w:t>
      </w:r>
    </w:p>
    <w:p>
      <w:pPr>
        <w:spacing w:before="0" w:after="110" w:line="348" w:lineRule="auto"/>
        <w:ind w:firstLine="576"/>
        <w:jc w:val="both"/>
      </w:pPr>
      <w:r>
        <w:rPr>
          <w:rFonts w:ascii="Times New Roman" w:hAnsi="Times New Roman"/>
          <w:b w:val="0"/>
          <w:i w:val="0"/>
          <w:color w:val="000000"/>
          <w:sz w:val="26"/>
        </w:rPr>
        <w:t>Đối với Bộ Giáo dục và Đào tạo, Đề tài kiến nghị hai định hướng chủ đạo: Một là, hướng dẫn cụ thể cơ chế góp vốn, thành lập doanh nghiệp khởi nguồn công nghệ từ trường đại học theo quy định tại Khoản 1 Điều 28 Luật Giáo dục đại học số 125/2025/QH15. Hai là, sớm ban hành Đề án tăng cường năng lực quản trị sở hữu trí tuệ trong các cơ sở giáo dục đại học giai đoạn 2027 - 2030, hỗ trợ kinh phí đào tạo đội ngũ chuyên viên chuyên trách sở hữu trí tuệ cho các trường đại học định hướng ứng dụng.</w:t>
      </w:r>
    </w:p>
    <w:p>
      <w:pPr>
        <w:spacing w:before="240" w:after="120" w:line="324" w:lineRule="auto"/>
        <w:ind w:firstLine="0"/>
        <w:jc w:val="both"/>
      </w:pPr>
      <w:r>
        <w:rPr>
          <w:rFonts w:ascii="Times New Roman" w:hAnsi="Times New Roman"/>
          <w:b/>
          <w:i w:val="0"/>
          <w:color w:val="000000"/>
          <w:sz w:val="26"/>
        </w:rPr>
        <w:t>3. Kiến nghị với Hội đồng trường và Ban Giám hiệu Trường Đại học Thành Đô</w:t>
      </w:r>
    </w:p>
    <w:p>
      <w:pPr>
        <w:spacing w:before="0" w:after="110" w:line="348" w:lineRule="auto"/>
        <w:ind w:firstLine="576"/>
        <w:jc w:val="both"/>
      </w:pPr>
      <w:r>
        <w:rPr>
          <w:rFonts w:ascii="Times New Roman" w:hAnsi="Times New Roman"/>
          <w:b w:val="0"/>
          <w:i w:val="0"/>
          <w:color w:val="000000"/>
          <w:sz w:val="26"/>
        </w:rPr>
        <w:t>Để hiện thực hóa hệ thống giải pháp vào thực tiễn quản trị của Nhà trường, nhóm nghiên cứu đề nghị Hội đồng trường và Ban Giám hiệu chỉ đạo triển khai các nội dung trọng tâm sau:</w:t>
      </w:r>
    </w:p>
    <w:p>
      <w:pPr>
        <w:spacing w:before="0" w:after="110" w:line="348" w:lineRule="auto"/>
        <w:ind w:firstLine="576"/>
        <w:jc w:val="both"/>
      </w:pPr>
      <w:r>
        <w:rPr>
          <w:rFonts w:ascii="Times New Roman" w:hAnsi="Times New Roman"/>
          <w:b w:val="0"/>
          <w:i w:val="0"/>
          <w:color w:val="000000"/>
          <w:sz w:val="26"/>
        </w:rPr>
        <w:t>Một là, về thể chế: Chỉ đạo Bộ phận Pháp chế phối hợp với Phòng Khoa học Công nghệ khẩn trương rà soát, hợp nhất Quyết định số 213/QĐ-ĐHTĐ và Quyết định số 217/QĐ-ĐHTĐ để ban hành "Quy chế quản trị tài sản trí tuệ Trường Đại học Thành Đô" mới trước ngày 31 tháng 5 năm 2027; điều chỉnh quy định mức trần 100 triệu đồng và chuẩn hóa quy định thù lao tác giả theo đúng luật định hiện hành.</w:t>
      </w:r>
    </w:p>
    <w:p>
      <w:pPr>
        <w:spacing w:before="0" w:after="110" w:line="348" w:lineRule="auto"/>
        <w:ind w:firstLine="576"/>
        <w:jc w:val="both"/>
      </w:pPr>
      <w:r>
        <w:rPr>
          <w:rFonts w:ascii="Times New Roman" w:hAnsi="Times New Roman"/>
          <w:b w:val="0"/>
          <w:i w:val="0"/>
          <w:color w:val="000000"/>
          <w:sz w:val="26"/>
        </w:rPr>
        <w:t>Hai là, về quy trình tác nghiệp: Ban hành Quy trình sàng lọc sở hữu trí tuệ 3 bước bắt buộc; tích hợp Phiếu khai báo kết quả nghiên cứu mới và Phiếu rà soát sàng lọc vào biểu mẫu quản lý đề tài; cho phép nộp đơn đăng ký sớm ngay khi có kết quả thực nghiệm đạt yêu cầu mà không phải chờ nghiệm thu đề tài; thiết lập Danh mục quyền sở hữu trí tuệ nội bộ theo Điều 9a Nghị định số 100/2026/NĐ-CP.</w:t>
      </w:r>
    </w:p>
    <w:p>
      <w:pPr>
        <w:spacing w:before="0" w:after="110" w:line="348" w:lineRule="auto"/>
        <w:ind w:firstLine="576"/>
        <w:jc w:val="both"/>
      </w:pPr>
      <w:r>
        <w:rPr>
          <w:rFonts w:ascii="Times New Roman" w:hAnsi="Times New Roman"/>
          <w:b w:val="0"/>
          <w:i w:val="0"/>
          <w:color w:val="000000"/>
          <w:sz w:val="26"/>
        </w:rPr>
        <w:t>Ba là, về nguồn lực tài chính: Phê duyệt dòng ngân sách dự toán chuyên biệt tối thiểu 150 triệu đồng/năm từ Quỹ phát triển khoa học công nghệ (theo Điểm b Khoản 2 Điều 66 Luật Khoa học, Công nghệ và Đổi mới sáng tạo năm 2025) dành riêng cho công tác tra cứu, soạn đơn và nộp lệ phí sở hữu trí tuệ; bổ sung chính sách thưởng tiền mặt trực tiếp cho tác giả có đơn đăng ký và văn bằng bảo hộ độc quyền; cho phép cơ chế tạm ứng chi phí làm đơn thuận tiện.</w:t>
      </w:r>
    </w:p>
    <w:p>
      <w:pPr>
        <w:spacing w:before="0" w:after="110" w:line="348" w:lineRule="auto"/>
        <w:ind w:firstLine="576"/>
        <w:jc w:val="both"/>
      </w:pPr>
      <w:r>
        <w:rPr>
          <w:rFonts w:ascii="Times New Roman" w:hAnsi="Times New Roman"/>
          <w:b w:val="0"/>
          <w:i w:val="0"/>
          <w:color w:val="000000"/>
          <w:sz w:val="26"/>
        </w:rPr>
        <w:t>Bốn là, về tổ chức bộ máy và nhân lực: Ban hành Quy chế phối hợp liên thông giữa các đầu mối quản lý; bố trí 01 vị trí nhân sự chuyên trách sở hữu trí tuệ tại Phòng Khoa học Công nghệ; phát huy vai trò đầu mối của Phòng Công nghệ, Đổi mới sáng tạo và Khởi nghiệp tại các viện; giao Viện Nghiên cứu giáo dục và Chuyển giao tri thức (Viện REK) chủ trì công tác xúc tiến dịch vụ khoa học công nghệ và ký kết hợp đồng chuyển giao công nghệ; định kỳ tổ chức tập huấn kỹ năng viết bản mô tả sáng chế và bảo mật thông tin cho giảng viên.</w:t>
      </w:r>
    </w:p>
    <w:p>
      <w:pPr>
        <w:spacing w:before="0" w:after="110" w:line="348" w:lineRule="auto"/>
        <w:ind w:firstLine="576"/>
        <w:jc w:val="both"/>
      </w:pPr>
      <w:r>
        <w:rPr>
          <w:rFonts w:ascii="Times New Roman" w:hAnsi="Times New Roman"/>
          <w:b w:val="0"/>
          <w:i w:val="0"/>
          <w:color w:val="000000"/>
          <w:sz w:val="26"/>
        </w:rPr>
        <w:t>Năm là, về quản trị dữ liệu và bảo vệ quyền: Đầu tư nâng cấp Phần mềm Cơ sở dữ liệu số quản lý tài sản trí tuệ tích hợp; kết xuất dữ liệu báo cáo chuẩn xác lên hệ thống HEMIS theo Thông tư số 83/2026/TT-BGDĐT; lập sổ theo dõi kỳ hạn tự động để kịp thời gia hạn hiệu lực 5 năm cho 5 kiểu dáng công nghiệp bao bì dược liệu; đồng thời rà soát khẩn trương tình trạng bộc lộ của các đề tài tiềm năng giai đoạn 2021 - 2025 để nộp đơn giải pháp hữu ích kịp thời trong thời hạn ân hạn.</w:t>
      </w:r>
    </w:p>
    <w:p>
      <w:pPr>
        <w:pageBreakBefore/>
        <w:spacing w:before="320" w:after="200" w:line="324" w:lineRule="auto"/>
        <w:ind w:firstLine="0"/>
        <w:jc w:val="center"/>
      </w:pPr>
      <w:r>
        <w:rPr>
          <w:rFonts w:ascii="Times New Roman" w:hAnsi="Times New Roman"/>
          <w:b/>
          <w:i w:val="0"/>
          <w:color w:val="000000"/>
          <w:sz w:val="28"/>
        </w:rPr>
        <w:t>TÀI LIỆU THAM KHẢO</w:t>
      </w:r>
    </w:p>
    <w:p>
      <w:pPr>
        <w:spacing w:before="240" w:after="120" w:line="324"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val="0"/>
          <w:i w:val="0"/>
          <w:color w:val="000000"/>
          <w:sz w:val="26"/>
        </w:rPr>
        <w:t xml:space="preserve">1. Bộ Chính trị. (2026). </w:t>
      </w:r>
      <w:r>
        <w:rPr>
          <w:rFonts w:ascii="Times New Roman" w:hAnsi="Times New Roman"/>
          <w:b w:val="0"/>
          <w:i/>
          <w:color w:val="000000"/>
          <w:sz w:val="26"/>
        </w:rPr>
        <w:t>Kết luận số 51-KL/TW ngày 17 tháng 6 năm 2026 của Bộ Chính trị về tiếp tục đổi mới căn bản, toàn diện giáo dục đại học, tạo đột phá phát triển nguồn nhân lực chất lượng cao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 Bộ Giáo dục và Đào tạo. (2004). </w:t>
      </w:r>
      <w:r>
        <w:rPr>
          <w:rFonts w:ascii="Times New Roman" w:hAnsi="Times New Roman"/>
          <w:b w:val="0"/>
          <w:i/>
          <w:color w:val="000000"/>
          <w:sz w:val="26"/>
        </w:rPr>
        <w:t>Quyết định số 7648/QĐ-BGD&amp;ĐT ngày 30 tháng 11 năm 2004 của Bộ trưởng Bộ Giáo dục và Đào tạo về việc thành lập Trường Cao đẳng Tư thục Công nghệ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3. Bộ Giáo dục và Đào tạo. (2024). </w:t>
      </w:r>
      <w:r>
        <w:rPr>
          <w:rFonts w:ascii="Times New Roman" w:hAnsi="Times New Roman"/>
          <w:b w:val="0"/>
          <w:i/>
          <w:color w:val="000000"/>
          <w:sz w:val="26"/>
        </w:rPr>
        <w:t>Thông tư số 01/2024/TT-BGDĐT ngày 05 tháng 02 năm 2024 của Bộ trưởng Bộ Giáo dục và Đào tạo ban hành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4. Bộ Giáo dục và Đào tạo. (2026a). </w:t>
      </w:r>
      <w:r>
        <w:rPr>
          <w:rFonts w:ascii="Times New Roman" w:hAnsi="Times New Roman"/>
          <w:b w:val="0"/>
          <w:i/>
          <w:color w:val="000000"/>
          <w:sz w:val="26"/>
        </w:rPr>
        <w:t>Thông tư số 20/2026/TT-BGDĐT ngày 20 tháng 7 năm 2026 của Bộ trưởng Bộ Giáo dục và Đào tạo ban hành Quy định Chuẩn kiểm định chất lượng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5. Bộ Giáo dục và Đào tạo. (2026b). </w:t>
      </w:r>
      <w:r>
        <w:rPr>
          <w:rFonts w:ascii="Times New Roman" w:hAnsi="Times New Roman"/>
          <w:b w:val="0"/>
          <w:i/>
          <w:color w:val="000000"/>
          <w:sz w:val="26"/>
        </w:rPr>
        <w:t>Thông tư số 83/2026/TT-BGDĐT ngày 30 tháng 9 năm 2026 của Bộ trưởng Bộ Giáo dục và Đào tạo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6. Chính phủ. (2022). </w:t>
      </w:r>
      <w:r>
        <w:rPr>
          <w:rFonts w:ascii="Times New Roman" w:hAnsi="Times New Roman"/>
          <w:b w:val="0"/>
          <w:i/>
          <w:color w:val="000000"/>
          <w:sz w:val="26"/>
        </w:rPr>
        <w:t>Nghị định số 109/2022/NĐ-CP ngày 30 tháng 12 năm 2022 của Chính phủ quy định về hoạt động khoa học và công nghệ trong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7. Chính phủ. (2023a). </w:t>
      </w:r>
      <w:r>
        <w:rPr>
          <w:rFonts w:ascii="Times New Roman" w:hAnsi="Times New Roman"/>
          <w:b w:val="0"/>
          <w:i/>
          <w:color w:val="000000"/>
          <w:sz w:val="26"/>
        </w:rPr>
        <w:t>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8. Chính phủ. (2023b). </w:t>
      </w:r>
      <w:r>
        <w:rPr>
          <w:rFonts w:ascii="Times New Roman" w:hAnsi="Times New Roman"/>
          <w:b w:val="0"/>
          <w:i/>
          <w:color w:val="000000"/>
          <w:sz w:val="26"/>
        </w:rPr>
        <w:t>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9. Chính phủ. (2025). </w:t>
      </w:r>
      <w:r>
        <w:rPr>
          <w:rFonts w:ascii="Times New Roman" w:hAnsi="Times New Roman"/>
          <w:b w:val="0"/>
          <w:i/>
          <w:color w:val="000000"/>
          <w:sz w:val="26"/>
        </w:rPr>
        <w:t>Nghị định số 267/2025/NĐ-CP ngày 14 tháng 10 năm 2025 của Chính phủ quy định chi tiết và hướng dẫn thi hành một số điều của Luật Khoa học, Công nghệ và Đổi mới sáng tạo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10. Chính phủ. (2026a). </w:t>
      </w:r>
      <w:r>
        <w:rPr>
          <w:rFonts w:ascii="Times New Roman" w:hAnsi="Times New Roman"/>
          <w:b w:val="0"/>
          <w:i/>
          <w:color w:val="000000"/>
          <w:sz w:val="26"/>
        </w:rPr>
        <w:t>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11. Chính phủ. (2026b). </w:t>
      </w:r>
      <w:r>
        <w:rPr>
          <w:rFonts w:ascii="Times New Roman" w:hAnsi="Times New Roman"/>
          <w:b w:val="0"/>
          <w:i/>
          <w:color w:val="000000"/>
          <w:sz w:val="26"/>
        </w:rPr>
        <w:t>Nghị định số 134/2026/NĐ-CP ngày 06 tháng 4 năm 2026 của Chính phủ sửa đổi, bổ sung một số điều của 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12. Quốc hội. (2015). </w:t>
      </w:r>
      <w:r>
        <w:rPr>
          <w:rFonts w:ascii="Times New Roman" w:hAnsi="Times New Roman"/>
          <w:b w:val="0"/>
          <w:i/>
          <w:color w:val="000000"/>
          <w:sz w:val="26"/>
        </w:rPr>
        <w:t>Bộ luật Hình sự số 100/2015/QH13 ngày 27 tháng 11 năm 2015 của Quốc hội (sửa đổi, bổ sung một số điều năm 2017)</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13. Quốc hội. (2017). </w:t>
      </w:r>
      <w:r>
        <w:rPr>
          <w:rFonts w:ascii="Times New Roman" w:hAnsi="Times New Roman"/>
          <w:b w:val="0"/>
          <w:i/>
          <w:color w:val="000000"/>
          <w:sz w:val="26"/>
        </w:rPr>
        <w:t>Luật Chuyển giao công nghệ số 07/2017/QH14 ngày 19 tháng 6 năm 2017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14. Quốc hội. (2023). </w:t>
      </w:r>
      <w:r>
        <w:rPr>
          <w:rFonts w:ascii="Times New Roman" w:hAnsi="Times New Roman"/>
          <w:b w:val="0"/>
          <w:i/>
          <w:color w:val="000000"/>
          <w:sz w:val="26"/>
        </w:rPr>
        <w:t>Luật Giá số 16/2023/QH15 ngày 19 tháng 6 năm 2023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15. Quốc hội. (2025a). </w:t>
      </w:r>
      <w:r>
        <w:rPr>
          <w:rFonts w:ascii="Times New Roman" w:hAnsi="Times New Roman"/>
          <w:b w:val="0"/>
          <w:i/>
          <w:color w:val="000000"/>
          <w:sz w:val="26"/>
        </w:rPr>
        <w:t>Luật Giáo dục đại học số 125/2025/QH15 ngày 10 tháng 12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16. Quốc hội. (2025b). </w:t>
      </w:r>
      <w:r>
        <w:rPr>
          <w:rFonts w:ascii="Times New Roman" w:hAnsi="Times New Roman"/>
          <w:b w:val="0"/>
          <w:i/>
          <w:color w:val="000000"/>
          <w:sz w:val="26"/>
        </w:rPr>
        <w:t>Luật Khoa học, công nghệ và đổi mới sáng tạo số 93/2025/QH15 ngày 27 tháng 6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17. Quốc hội. (2025c). </w:t>
      </w:r>
      <w:r>
        <w:rPr>
          <w:rFonts w:ascii="Times New Roman" w:hAnsi="Times New Roman"/>
          <w:b w:val="0"/>
          <w:i/>
          <w:color w:val="000000"/>
          <w:sz w:val="26"/>
        </w:rPr>
        <w:t>Luật số 131/2025/QH15 ngày 10 tháng 12 năm 2025 của Quốc hội sửa đổi, bổ sung một số điều của Luật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18. Thủ tướng Chính phủ. (2009). </w:t>
      </w:r>
      <w:r>
        <w:rPr>
          <w:rFonts w:ascii="Times New Roman" w:hAnsi="Times New Roman"/>
          <w:b w:val="0"/>
          <w:i/>
          <w:color w:val="000000"/>
          <w:sz w:val="26"/>
        </w:rPr>
        <w:t>Quyết định số 679/QĐ-TTg ngày 19 tháng 5 năm 2009 của Thủ tướng Chính phủ về việc thành lập Trường Đại học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19. Thủ tướng Chính phủ. (2019). </w:t>
      </w:r>
      <w:r>
        <w:rPr>
          <w:rFonts w:ascii="Times New Roman" w:hAnsi="Times New Roman"/>
          <w:b w:val="0"/>
          <w:i/>
          <w:color w:val="000000"/>
          <w:sz w:val="26"/>
        </w:rPr>
        <w:t>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20. Thủ tướng Chính phủ. (2022). </w:t>
      </w:r>
      <w:r>
        <w:rPr>
          <w:rFonts w:ascii="Times New Roman" w:hAnsi="Times New Roman"/>
          <w:b w:val="0"/>
          <w:i/>
          <w:color w:val="000000"/>
          <w:sz w:val="26"/>
        </w:rPr>
        <w:t>Quyết định số 569/QĐ-TTg ngày 11 tháng 5 năm 2022 của Thủ tướng Chính phủ ban hành Chiến lược phát triển khoa học, công nghệ và đổi mới sáng tạo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21. Thủ tướng Chính phủ. (2025). </w:t>
      </w:r>
      <w:r>
        <w:rPr>
          <w:rFonts w:ascii="Times New Roman" w:hAnsi="Times New Roman"/>
          <w:b w:val="0"/>
          <w:i/>
          <w:color w:val="000000"/>
          <w:sz w:val="26"/>
        </w:rPr>
        <w:t>Quyết định số 1624/QĐ-TTg ngày 26 tháng 12 năm 2025 của Thủ tướng Chính phủ sửa đổi, bổ sung một số điều của 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22. Thủ tướng Chính phủ. (2026). </w:t>
      </w:r>
      <w:r>
        <w:rPr>
          <w:rFonts w:ascii="Times New Roman" w:hAnsi="Times New Roman"/>
          <w:b w:val="0"/>
          <w:i/>
          <w:color w:val="000000"/>
          <w:sz w:val="26"/>
        </w:rPr>
        <w:t>Chỉ thị số 02/CT-TTg ngày 30 tháng 01 năm 2026 của Thủ tướng Chính phủ về tăng cường thực thi quyền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23. Trường Đại học Thành Đô. (2021). </w:t>
      </w:r>
      <w:r>
        <w:rPr>
          <w:rFonts w:ascii="Times New Roman" w:hAnsi="Times New Roman"/>
          <w:b w:val="0"/>
          <w:i/>
          <w:color w:val="000000"/>
          <w:sz w:val="26"/>
        </w:rPr>
        <w:t>Quyết định số 213/QĐ-ĐHTĐ ngày 28 tháng 12 năm 2021 của Hiệu trưởng Trường Đại học Thành Đô ban hành Quy chế hoạt động khoa học công nghệ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24. Trường Đại học Thành Đô. (2024a). </w:t>
      </w:r>
      <w:r>
        <w:rPr>
          <w:rFonts w:ascii="Times New Roman" w:hAnsi="Times New Roman"/>
          <w:b w:val="0"/>
          <w:i/>
          <w:color w:val="000000"/>
          <w:sz w:val="26"/>
        </w:rPr>
        <w:t>Kế hoạch số 07/KH-ĐHTĐ ngày 01 tháng 7 năm 2024 của Trường Đại học Thành Đô về hoạt động khoa học công nghệ giai đoạn 2024 - 2028</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25. Trường Đại học Thành Đô. (2024b). </w:t>
      </w:r>
      <w:r>
        <w:rPr>
          <w:rFonts w:ascii="Times New Roman" w:hAnsi="Times New Roman"/>
          <w:b w:val="0"/>
          <w:i/>
          <w:color w:val="000000"/>
          <w:sz w:val="26"/>
        </w:rPr>
        <w:t>Quyết định số 217/QĐ-ĐHTĐ ngày 21 tháng 11 năm 2024 của Hiệu trưởng Trường Đại học Thành Đô ban hành Quy chế quản trị tài sản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26. Trường Đại học Thành Đô. (2025). </w:t>
      </w:r>
      <w:r>
        <w:rPr>
          <w:rFonts w:ascii="Times New Roman" w:hAnsi="Times New Roman"/>
          <w:b w:val="0"/>
          <w:i/>
          <w:color w:val="000000"/>
          <w:sz w:val="26"/>
        </w:rPr>
        <w:t>Điều lệ Quỹ Học bổng sau tiến sĩ Ngô Xuân Độ</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27. Trường Đại học Thành Đô. (2026). </w:t>
      </w:r>
      <w:r>
        <w:rPr>
          <w:rFonts w:ascii="Times New Roman" w:hAnsi="Times New Roman"/>
          <w:b w:val="0"/>
          <w:i/>
          <w:color w:val="000000"/>
          <w:sz w:val="26"/>
        </w:rPr>
        <w:t>Quy chế chi tiêu nội bộ Trường Đại học Thành Đô</w:t>
      </w:r>
      <w:r>
        <w:rPr>
          <w:rFonts w:ascii="Times New Roman" w:hAnsi="Times New Roman"/>
          <w:b w:val="0"/>
          <w:i w:val="0"/>
          <w:color w:val="000000"/>
          <w:sz w:val="26"/>
        </w:rPr>
        <w:t xml:space="preserve"> (Ban hành theo Nghị quyết số 02/NQ-HĐT-ĐHTĐ ngày 01 tháng 8 năm 2026 của Hội đồng trường Trường Đại học Thành Đô). Hà Nội.</w:t>
      </w:r>
    </w:p>
    <w:p>
      <w:pPr>
        <w:spacing w:before="0" w:after="110" w:line="348" w:lineRule="auto"/>
        <w:ind w:firstLine="0"/>
        <w:jc w:val="both"/>
      </w:pPr>
      <w:r>
        <w:rPr>
          <w:rFonts w:ascii="Times New Roman" w:hAnsi="Times New Roman"/>
          <w:b w:val="0"/>
          <w:i w:val="0"/>
          <w:color w:val="000000"/>
          <w:sz w:val="26"/>
        </w:rPr>
        <w:t xml:space="preserve">28. Văn phòng Quốc hội. (2026). </w:t>
      </w:r>
      <w:r>
        <w:rPr>
          <w:rFonts w:ascii="Times New Roman" w:hAnsi="Times New Roman"/>
          <w:b w:val="0"/>
          <w:i/>
          <w:color w:val="000000"/>
          <w:sz w:val="26"/>
        </w:rPr>
        <w:t>Văn bản hợp nhất số 67/VBHN-VPQH ngày 23 tháng 3 năm 2026 của Văn phòng Quốc hội hợp nhất Luật Sở hữu trí tuệ</w:t>
      </w:r>
      <w:r>
        <w:rPr>
          <w:rFonts w:ascii="Times New Roman" w:hAnsi="Times New Roman"/>
          <w:b w:val="0"/>
          <w:i w:val="0"/>
          <w:color w:val="000000"/>
          <w:sz w:val="26"/>
        </w:rPr>
        <w:t>. Hà Nội.</w:t>
      </w:r>
    </w:p>
    <w:p>
      <w:pPr>
        <w:spacing w:before="240" w:after="120" w:line="324"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val="0"/>
          <w:i w:val="0"/>
          <w:color w:val="000000"/>
          <w:sz w:val="26"/>
        </w:rPr>
        <w:t xml:space="preserve">29. Cục Sở hữu trí tuệ. (n.d.). </w:t>
      </w:r>
      <w:r>
        <w:rPr>
          <w:rFonts w:ascii="Times New Roman" w:hAnsi="Times New Roman"/>
          <w:b w:val="0"/>
          <w:i/>
          <w:color w:val="000000"/>
          <w:sz w:val="26"/>
        </w:rPr>
        <w:t>Tài liệu tập huấn về sở hữu trí tuệ dành cho cán bộ các trường đại học, viện nghiên cứu</w:t>
      </w:r>
      <w:r>
        <w:rPr>
          <w:rFonts w:ascii="Times New Roman" w:hAnsi="Times New Roman"/>
          <w:b w:val="0"/>
          <w:i w:val="0"/>
          <w:color w:val="000000"/>
          <w:sz w:val="26"/>
        </w:rPr>
        <w:t>. Trung tâm Đào tạo Sở hữu trí tuệ, Cục Sở hữu trí tuệ, Hà Nội.</w:t>
      </w:r>
    </w:p>
    <w:p>
      <w:pPr>
        <w:spacing w:before="0" w:after="110" w:line="348" w:lineRule="auto"/>
        <w:ind w:firstLine="0"/>
        <w:jc w:val="both"/>
      </w:pPr>
      <w:r>
        <w:rPr>
          <w:rFonts w:ascii="Times New Roman" w:hAnsi="Times New Roman"/>
          <w:b w:val="0"/>
          <w:i w:val="0"/>
          <w:color w:val="000000"/>
          <w:sz w:val="26"/>
        </w:rPr>
        <w:t xml:space="preserve">30. Cục Sở hữu trí tuệ, &amp; Bộ Khoa học và Công nghệ. (2024). </w:t>
      </w:r>
      <w:r>
        <w:rPr>
          <w:rFonts w:ascii="Times New Roman" w:hAnsi="Times New Roman"/>
          <w:b w:val="0"/>
          <w:i/>
          <w:color w:val="000000"/>
          <w:sz w:val="26"/>
        </w:rPr>
        <w:t>Sở hữu trí tuệ: Thực trạng và thách thức đối với các cơ sở giáo dục đại học Việt Nam</w:t>
      </w:r>
      <w:r>
        <w:rPr>
          <w:rFonts w:ascii="Times New Roman" w:hAnsi="Times New Roman"/>
          <w:b w:val="0"/>
          <w:i w:val="0"/>
          <w:color w:val="000000"/>
          <w:sz w:val="26"/>
        </w:rPr>
        <w:t>. Nhà xuất bản Khoa học và Kỹ thuật, Hà Nội.</w:t>
      </w:r>
    </w:p>
    <w:p>
      <w:pPr>
        <w:spacing w:before="0" w:after="110" w:line="348" w:lineRule="auto"/>
        <w:ind w:firstLine="0"/>
        <w:jc w:val="both"/>
      </w:pPr>
      <w:r>
        <w:rPr>
          <w:rFonts w:ascii="Times New Roman" w:hAnsi="Times New Roman"/>
          <w:b w:val="0"/>
          <w:i w:val="0"/>
          <w:color w:val="000000"/>
          <w:sz w:val="26"/>
        </w:rPr>
        <w:t xml:space="preserve">31. Lê, T. T. H., &amp; Nguyễn, T. K. (2019). Quản trị tài sản trí tuệ ở các trường đại học của Việt Nam. </w:t>
      </w:r>
      <w:r>
        <w:rPr>
          <w:rFonts w:ascii="Times New Roman" w:hAnsi="Times New Roman"/>
          <w:b w:val="0"/>
          <w:i/>
          <w:color w:val="000000"/>
          <w:sz w:val="26"/>
        </w:rPr>
        <w:t>Tạp chí Khoa học Đại học Văn Lang</w:t>
      </w:r>
      <w:r>
        <w:rPr>
          <w:rFonts w:ascii="Times New Roman" w:hAnsi="Times New Roman"/>
          <w:b w:val="0"/>
          <w:i w:val="0"/>
          <w:color w:val="000000"/>
          <w:sz w:val="26"/>
        </w:rPr>
        <w:t>, 18, 27-36.</w:t>
      </w:r>
    </w:p>
    <w:p>
      <w:pPr>
        <w:spacing w:before="0" w:after="110" w:line="348" w:lineRule="auto"/>
        <w:ind w:firstLine="0"/>
        <w:jc w:val="both"/>
      </w:pPr>
      <w:r>
        <w:rPr>
          <w:rFonts w:ascii="Times New Roman" w:hAnsi="Times New Roman"/>
          <w:b w:val="0"/>
          <w:i w:val="0"/>
          <w:color w:val="000000"/>
          <w:sz w:val="26"/>
        </w:rPr>
        <w:t xml:space="preserve">32. Lê, T. T. T., &amp; Hoàng, Đ. T. (2021). Giải pháp quản trị tài sản trí tuệ tại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2(30), 38-45.</w:t>
      </w:r>
    </w:p>
    <w:p>
      <w:pPr>
        <w:spacing w:before="0" w:after="110" w:line="348" w:lineRule="auto"/>
        <w:ind w:firstLine="0"/>
        <w:jc w:val="both"/>
      </w:pPr>
      <w:r>
        <w:rPr>
          <w:rFonts w:ascii="Times New Roman" w:hAnsi="Times New Roman"/>
          <w:b w:val="0"/>
          <w:i w:val="0"/>
          <w:color w:val="000000"/>
          <w:sz w:val="26"/>
        </w:rPr>
        <w:t xml:space="preserve">33. Nguyễn, M. H. T. (2025). Quản trị tài sản trí tuệ tại các cơ sở giáo dục đại học: Cơ hội và thách thức trong bối cảnh cuộc cách mạng công nghiệp 4.0. </w:t>
      </w:r>
      <w:r>
        <w:rPr>
          <w:rFonts w:ascii="Times New Roman" w:hAnsi="Times New Roman"/>
          <w:b w:val="0"/>
          <w:i/>
          <w:color w:val="000000"/>
          <w:sz w:val="26"/>
        </w:rPr>
        <w:t>Tạp chí Khoa học Trường Đại học Sư phạm TP Hồ Chí Minh</w:t>
      </w:r>
      <w:r>
        <w:rPr>
          <w:rFonts w:ascii="Times New Roman" w:hAnsi="Times New Roman"/>
          <w:b w:val="0"/>
          <w:i w:val="0"/>
          <w:color w:val="000000"/>
          <w:sz w:val="26"/>
        </w:rPr>
        <w:t>, 22(1), 123-131. https://doi.org/10.54607/hcmue.js.22.1.4287(2025)</w:t>
      </w:r>
    </w:p>
    <w:p>
      <w:pPr>
        <w:spacing w:before="0" w:after="110" w:line="348" w:lineRule="auto"/>
        <w:ind w:firstLine="0"/>
        <w:jc w:val="both"/>
      </w:pPr>
      <w:r>
        <w:rPr>
          <w:rFonts w:ascii="Times New Roman" w:hAnsi="Times New Roman"/>
          <w:b w:val="0"/>
          <w:i w:val="0"/>
          <w:color w:val="000000"/>
          <w:sz w:val="26"/>
        </w:rPr>
        <w:t xml:space="preserve">34. Phạm, T. H. (2019). Quản lý hoạt động sở hữu trí tuệ ở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2(22), 20-28.</w:t>
      </w:r>
    </w:p>
    <w:p>
      <w:pPr>
        <w:spacing w:before="0" w:after="110" w:line="348" w:lineRule="auto"/>
        <w:ind w:firstLine="0"/>
        <w:jc w:val="both"/>
      </w:pPr>
      <w:r>
        <w:rPr>
          <w:rFonts w:ascii="Times New Roman" w:hAnsi="Times New Roman"/>
          <w:b w:val="0"/>
          <w:i w:val="0"/>
          <w:color w:val="000000"/>
          <w:sz w:val="26"/>
        </w:rPr>
        <w:t xml:space="preserve">35. Phạm, T. T. H., &amp; Nguyễn, T. H. (2018). Mô hình quản lý sở hữu trí tuệ ở trường đại học: Bài học kinh nghiệm từ Đại học Thanh Hoa, Trung Quốc. </w:t>
      </w:r>
      <w:r>
        <w:rPr>
          <w:rFonts w:ascii="Times New Roman" w:hAnsi="Times New Roman"/>
          <w:b w:val="0"/>
          <w:i/>
          <w:color w:val="000000"/>
          <w:sz w:val="26"/>
        </w:rPr>
        <w:t>Tạp chí Khoa học và Giáo dục, Trường Đại học Sư phạm - Đại học Huế</w:t>
      </w:r>
      <w:r>
        <w:rPr>
          <w:rFonts w:ascii="Times New Roman" w:hAnsi="Times New Roman"/>
          <w:b w:val="0"/>
          <w:i w:val="0"/>
          <w:color w:val="000000"/>
          <w:sz w:val="26"/>
        </w:rPr>
        <w:t>, 3(47), 84-94.</w:t>
      </w:r>
    </w:p>
    <w:p>
      <w:pPr>
        <w:spacing w:before="0" w:after="110" w:line="348" w:lineRule="auto"/>
        <w:ind w:firstLine="0"/>
        <w:jc w:val="both"/>
      </w:pPr>
      <w:r>
        <w:rPr>
          <w:rFonts w:ascii="Times New Roman" w:hAnsi="Times New Roman"/>
          <w:b w:val="0"/>
          <w:i w:val="0"/>
          <w:color w:val="000000"/>
          <w:sz w:val="26"/>
        </w:rPr>
        <w:t xml:space="preserve">36. Tổ chức Sở hữu trí tuệ thế giới. (2020). </w:t>
      </w:r>
      <w:r>
        <w:rPr>
          <w:rFonts w:ascii="Times New Roman" w:hAnsi="Times New Roman"/>
          <w:b w:val="0"/>
          <w:i/>
          <w:color w:val="000000"/>
          <w:sz w:val="26"/>
        </w:rPr>
        <w:t>Sở hữu trí tuệ là gì?</w:t>
      </w:r>
      <w:r>
        <w:rPr>
          <w:rFonts w:ascii="Times New Roman" w:hAnsi="Times New Roman"/>
          <w:b w:val="0"/>
          <w:i w:val="0"/>
          <w:color w:val="000000"/>
          <w:sz w:val="26"/>
        </w:rPr>
        <w:t xml:space="preserve"> (Tài liệu phát hành số 450). Văn phòng WIPO tại Việt Nam, Hà Nội.</w:t>
      </w:r>
    </w:p>
    <w:p>
      <w:pPr>
        <w:spacing w:before="0" w:after="110" w:line="348" w:lineRule="auto"/>
        <w:ind w:firstLine="0"/>
        <w:jc w:val="both"/>
      </w:pPr>
      <w:r>
        <w:rPr>
          <w:rFonts w:ascii="Times New Roman" w:hAnsi="Times New Roman"/>
          <w:b w:val="0"/>
          <w:i w:val="0"/>
          <w:color w:val="000000"/>
          <w:sz w:val="26"/>
        </w:rPr>
        <w:t xml:space="preserve">37. Võ, N. H. P. (2025). Quyền của chủ thể không giữ quyền tài sản đối với các tác phẩm hình thành trong nhà trường: Kinh nghiệm quốc tế và giải pháp cho Việt Nam. </w:t>
      </w:r>
      <w:r>
        <w:rPr>
          <w:rFonts w:ascii="Times New Roman" w:hAnsi="Times New Roman"/>
          <w:b w:val="0"/>
          <w:i/>
          <w:color w:val="000000"/>
          <w:sz w:val="26"/>
        </w:rPr>
        <w:t>Tạp chí Khoa học Trường Đại học Mở Hà Nội</w:t>
      </w:r>
      <w:r>
        <w:rPr>
          <w:rFonts w:ascii="Times New Roman" w:hAnsi="Times New Roman"/>
          <w:b w:val="0"/>
          <w:i w:val="0"/>
          <w:color w:val="000000"/>
          <w:sz w:val="26"/>
        </w:rPr>
        <w:t>, 75-86. https://doi.org/10.59266/houjs.2025.606</w:t>
      </w:r>
    </w:p>
    <w:p>
      <w:pPr>
        <w:spacing w:before="240" w:after="120" w:line="324" w:lineRule="auto"/>
        <w:ind w:firstLine="0"/>
        <w:jc w:val="both"/>
      </w:pPr>
      <w:r>
        <w:rPr>
          <w:rFonts w:ascii="Times New Roman" w:hAnsi="Times New Roman"/>
          <w:b/>
          <w:i w:val="0"/>
          <w:color w:val="000000"/>
          <w:sz w:val="26"/>
        </w:rPr>
        <w:t>C. Tài liệu tiếng nước ngoài</w:t>
      </w:r>
    </w:p>
    <w:p>
      <w:pPr>
        <w:spacing w:before="0" w:after="110" w:line="348" w:lineRule="auto"/>
        <w:ind w:firstLine="0"/>
        <w:jc w:val="both"/>
      </w:pPr>
      <w:r>
        <w:rPr>
          <w:rFonts w:ascii="Times New Roman" w:hAnsi="Times New Roman"/>
          <w:b w:val="0"/>
          <w:i w:val="0"/>
          <w:color w:val="000000"/>
          <w:sz w:val="26"/>
        </w:rPr>
        <w:t xml:space="preserve">38. Bradley, S. R., Hayter, C. S., &amp; Link, A. N. (2013). Models and methods of university technology transfer. </w:t>
      </w:r>
      <w:r>
        <w:rPr>
          <w:rFonts w:ascii="Times New Roman" w:hAnsi="Times New Roman"/>
          <w:b w:val="0"/>
          <w:i/>
          <w:color w:val="000000"/>
          <w:sz w:val="26"/>
        </w:rPr>
        <w:t>Foundations and Trends in Entrepreneurship</w:t>
      </w:r>
      <w:r>
        <w:rPr>
          <w:rFonts w:ascii="Times New Roman" w:hAnsi="Times New Roman"/>
          <w:b w:val="0"/>
          <w:i w:val="0"/>
          <w:color w:val="000000"/>
          <w:sz w:val="26"/>
        </w:rPr>
        <w:t>, 9(6), 571-650. https://doi.org/10.1561/0300000048</w:t>
      </w:r>
    </w:p>
    <w:p>
      <w:pPr>
        <w:spacing w:before="0" w:after="110" w:line="348" w:lineRule="auto"/>
        <w:ind w:firstLine="0"/>
        <w:jc w:val="both"/>
      </w:pPr>
      <w:r>
        <w:rPr>
          <w:rFonts w:ascii="Times New Roman" w:hAnsi="Times New Roman"/>
          <w:b w:val="0"/>
          <w:i w:val="0"/>
          <w:color w:val="000000"/>
          <w:sz w:val="26"/>
        </w:rPr>
        <w:t xml:space="preserve">39. Bstieler, L., Hemmert, M., &amp; Barczak, G. (2015). Trust formation in university-industry collaborations in the US biotechnology industry: IP policies, shared governance, and champions. </w:t>
      </w:r>
      <w:r>
        <w:rPr>
          <w:rFonts w:ascii="Times New Roman" w:hAnsi="Times New Roman"/>
          <w:b w:val="0"/>
          <w:i/>
          <w:color w:val="000000"/>
          <w:sz w:val="26"/>
        </w:rPr>
        <w:t>Journal of Product Innovation Management</w:t>
      </w:r>
      <w:r>
        <w:rPr>
          <w:rFonts w:ascii="Times New Roman" w:hAnsi="Times New Roman"/>
          <w:b w:val="0"/>
          <w:i w:val="0"/>
          <w:color w:val="000000"/>
          <w:sz w:val="26"/>
        </w:rPr>
        <w:t>, 32(1), 111-121. https://doi.org/10.1111/jpim.12166</w:t>
      </w:r>
    </w:p>
    <w:p>
      <w:pPr>
        <w:spacing w:before="0" w:after="110" w:line="348" w:lineRule="auto"/>
        <w:ind w:firstLine="0"/>
        <w:jc w:val="both"/>
      </w:pPr>
      <w:r>
        <w:rPr>
          <w:rFonts w:ascii="Times New Roman" w:hAnsi="Times New Roman"/>
          <w:b w:val="0"/>
          <w:i w:val="0"/>
          <w:color w:val="000000"/>
          <w:sz w:val="26"/>
        </w:rPr>
        <w:t xml:space="preserve">40. Bulsara, H. P., &amp; Vaghela, P. S. (2025). The role of universities in intellectual property-driven technology transfer: Fostering innovation and sustainable growth. </w:t>
      </w:r>
      <w:r>
        <w:rPr>
          <w:rFonts w:ascii="Times New Roman" w:hAnsi="Times New Roman"/>
          <w:b w:val="0"/>
          <w:i/>
          <w:color w:val="000000"/>
          <w:sz w:val="26"/>
        </w:rPr>
        <w:t>Asia-Pacific Tech Monitor</w:t>
      </w:r>
      <w:r>
        <w:rPr>
          <w:rFonts w:ascii="Times New Roman" w:hAnsi="Times New Roman"/>
          <w:b w:val="0"/>
          <w:i w:val="0"/>
          <w:color w:val="000000"/>
          <w:sz w:val="26"/>
        </w:rPr>
        <w:t>, WIPO, 38-43.</w:t>
      </w:r>
    </w:p>
    <w:p>
      <w:pPr>
        <w:spacing w:before="0" w:after="110" w:line="348" w:lineRule="auto"/>
        <w:ind w:firstLine="0"/>
        <w:jc w:val="both"/>
      </w:pPr>
      <w:r>
        <w:rPr>
          <w:rFonts w:ascii="Times New Roman" w:hAnsi="Times New Roman"/>
          <w:b w:val="0"/>
          <w:i w:val="0"/>
          <w:color w:val="000000"/>
          <w:sz w:val="26"/>
        </w:rPr>
        <w:t xml:space="preserve">41. Etzkowitz, H. (2003). Research groups as 'quasi-firms': The invention of the entrepreneurial university. </w:t>
      </w:r>
      <w:r>
        <w:rPr>
          <w:rFonts w:ascii="Times New Roman" w:hAnsi="Times New Roman"/>
          <w:b w:val="0"/>
          <w:i/>
          <w:color w:val="000000"/>
          <w:sz w:val="26"/>
        </w:rPr>
        <w:t>Research Policy</w:t>
      </w:r>
      <w:r>
        <w:rPr>
          <w:rFonts w:ascii="Times New Roman" w:hAnsi="Times New Roman"/>
          <w:b w:val="0"/>
          <w:i w:val="0"/>
          <w:color w:val="000000"/>
          <w:sz w:val="26"/>
        </w:rPr>
        <w:t>, 32(1), 109-121. https://doi.org/10.1016/S0048-7333(02)00009-4</w:t>
      </w:r>
    </w:p>
    <w:p>
      <w:pPr>
        <w:spacing w:before="0" w:after="110" w:line="348" w:lineRule="auto"/>
        <w:ind w:firstLine="0"/>
        <w:jc w:val="both"/>
      </w:pPr>
      <w:r>
        <w:rPr>
          <w:rFonts w:ascii="Times New Roman" w:hAnsi="Times New Roman"/>
          <w:b w:val="0"/>
          <w:i w:val="0"/>
          <w:color w:val="000000"/>
          <w:sz w:val="26"/>
        </w:rPr>
        <w:t xml:space="preserve">42. Fisher, W. (2001). Theories of intellectual property. In S. R. Munzer (Ed.), </w:t>
      </w:r>
      <w:r>
        <w:rPr>
          <w:rFonts w:ascii="Times New Roman" w:hAnsi="Times New Roman"/>
          <w:b w:val="0"/>
          <w:i/>
          <w:color w:val="000000"/>
          <w:sz w:val="26"/>
        </w:rPr>
        <w:t>New Essays in the Legal and Political Theory of Property</w:t>
      </w:r>
      <w:r>
        <w:rPr>
          <w:rFonts w:ascii="Times New Roman" w:hAnsi="Times New Roman"/>
          <w:b w:val="0"/>
          <w:i w:val="0"/>
          <w:color w:val="000000"/>
          <w:sz w:val="26"/>
        </w:rPr>
        <w:t xml:space="preserve"> (pp. 168-199). Cambridge University Press.</w:t>
      </w:r>
    </w:p>
    <w:p>
      <w:pPr>
        <w:spacing w:before="0" w:after="110" w:line="348" w:lineRule="auto"/>
        <w:ind w:firstLine="0"/>
        <w:jc w:val="both"/>
      </w:pPr>
      <w:r>
        <w:rPr>
          <w:rFonts w:ascii="Times New Roman" w:hAnsi="Times New Roman"/>
          <w:b w:val="0"/>
          <w:i w:val="0"/>
          <w:color w:val="000000"/>
          <w:sz w:val="26"/>
        </w:rPr>
        <w:t xml:space="preserve">43. Goldfarb, B., &amp; Henrekson, M. (2003). Bottom-up versus top-down policies towards the commercialization of university intellectual property. </w:t>
      </w:r>
      <w:r>
        <w:rPr>
          <w:rFonts w:ascii="Times New Roman" w:hAnsi="Times New Roman"/>
          <w:b w:val="0"/>
          <w:i/>
          <w:color w:val="000000"/>
          <w:sz w:val="26"/>
        </w:rPr>
        <w:t>Research Policy</w:t>
      </w:r>
      <w:r>
        <w:rPr>
          <w:rFonts w:ascii="Times New Roman" w:hAnsi="Times New Roman"/>
          <w:b w:val="0"/>
          <w:i w:val="0"/>
          <w:color w:val="000000"/>
          <w:sz w:val="26"/>
        </w:rPr>
        <w:t>, 32(4), 639-658. https://doi.org/10.1016/S0048-7333(02)00034-3</w:t>
      </w:r>
    </w:p>
    <w:p>
      <w:pPr>
        <w:spacing w:before="0" w:after="110" w:line="348" w:lineRule="auto"/>
        <w:ind w:firstLine="0"/>
        <w:jc w:val="both"/>
      </w:pPr>
      <w:r>
        <w:rPr>
          <w:rFonts w:ascii="Times New Roman" w:hAnsi="Times New Roman"/>
          <w:b w:val="0"/>
          <w:i w:val="0"/>
          <w:color w:val="000000"/>
          <w:sz w:val="26"/>
        </w:rPr>
        <w:t xml:space="preserve">44. Guan, W. (2014). Intellectual property: Concept, history, and contentions. In </w:t>
      </w:r>
      <w:r>
        <w:rPr>
          <w:rFonts w:ascii="Times New Roman" w:hAnsi="Times New Roman"/>
          <w:b w:val="0"/>
          <w:i/>
          <w:color w:val="000000"/>
          <w:sz w:val="26"/>
        </w:rPr>
        <w:t>Intellectual Property Theory and Practice</w:t>
      </w:r>
      <w:r>
        <w:rPr>
          <w:rFonts w:ascii="Times New Roman" w:hAnsi="Times New Roman"/>
          <w:b w:val="0"/>
          <w:i w:val="0"/>
          <w:color w:val="000000"/>
          <w:sz w:val="26"/>
        </w:rPr>
        <w:t xml:space="preserve"> (pp. 1-10). Springer. https://doi.org/10.1007/978-3-642-55265-6_1</w:t>
      </w:r>
    </w:p>
    <w:p>
      <w:pPr>
        <w:spacing w:before="0" w:after="110" w:line="348" w:lineRule="auto"/>
        <w:ind w:firstLine="0"/>
        <w:jc w:val="both"/>
      </w:pPr>
      <w:r>
        <w:rPr>
          <w:rFonts w:ascii="Times New Roman" w:hAnsi="Times New Roman"/>
          <w:b w:val="0"/>
          <w:i w:val="0"/>
          <w:color w:val="000000"/>
          <w:sz w:val="26"/>
        </w:rPr>
        <w:t xml:space="preserve">45. Holgersson, M. (2021). </w:t>
      </w:r>
      <w:r>
        <w:rPr>
          <w:rFonts w:ascii="Times New Roman" w:hAnsi="Times New Roman"/>
          <w:b w:val="0"/>
          <w:i/>
          <w:color w:val="000000"/>
          <w:sz w:val="26"/>
        </w:rPr>
        <w:t>The management and commercialisation of intellectual property in European universities</w:t>
      </w:r>
      <w:r>
        <w:rPr>
          <w:rFonts w:ascii="Times New Roman" w:hAnsi="Times New Roman"/>
          <w:b w:val="0"/>
          <w:i w:val="0"/>
          <w:color w:val="000000"/>
          <w:sz w:val="26"/>
        </w:rPr>
        <w:t>. European Patent Office &amp; Chalmers University of Technology.</w:t>
      </w:r>
    </w:p>
    <w:p>
      <w:pPr>
        <w:spacing w:before="0" w:after="110" w:line="348" w:lineRule="auto"/>
        <w:ind w:firstLine="0"/>
        <w:jc w:val="both"/>
      </w:pPr>
      <w:r>
        <w:rPr>
          <w:rFonts w:ascii="Times New Roman" w:hAnsi="Times New Roman"/>
          <w:b w:val="0"/>
          <w:i w:val="0"/>
          <w:color w:val="000000"/>
          <w:sz w:val="26"/>
        </w:rPr>
        <w:t xml:space="preserve">46. Holgersson, M., &amp; Aaboen, L. (2019). A literature review of intellectual property management in technology transfer offices. </w:t>
      </w:r>
      <w:r>
        <w:rPr>
          <w:rFonts w:ascii="Times New Roman" w:hAnsi="Times New Roman"/>
          <w:b w:val="0"/>
          <w:i/>
          <w:color w:val="000000"/>
          <w:sz w:val="26"/>
        </w:rPr>
        <w:t>Technology in Society</w:t>
      </w:r>
      <w:r>
        <w:rPr>
          <w:rFonts w:ascii="Times New Roman" w:hAnsi="Times New Roman"/>
          <w:b w:val="0"/>
          <w:i w:val="0"/>
          <w:color w:val="000000"/>
          <w:sz w:val="26"/>
        </w:rPr>
        <w:t>, 59, Article 101132. https://doi.org/10.1016/j.techsoc.2019.04.002</w:t>
      </w:r>
    </w:p>
    <w:p>
      <w:pPr>
        <w:spacing w:before="0" w:after="110" w:line="348" w:lineRule="auto"/>
        <w:ind w:firstLine="0"/>
        <w:jc w:val="both"/>
      </w:pPr>
      <w:r>
        <w:rPr>
          <w:rFonts w:ascii="Times New Roman" w:hAnsi="Times New Roman"/>
          <w:b w:val="0"/>
          <w:i w:val="0"/>
          <w:color w:val="000000"/>
          <w:sz w:val="26"/>
        </w:rPr>
        <w:t xml:space="preserve">47. Maresova, P., Stemberkova, R., &amp; Fadeyi, O. (2019). Models, processes, and roles of universities in technology transfer. </w:t>
      </w:r>
      <w:r>
        <w:rPr>
          <w:rFonts w:ascii="Times New Roman" w:hAnsi="Times New Roman"/>
          <w:b w:val="0"/>
          <w:i/>
          <w:color w:val="000000"/>
          <w:sz w:val="26"/>
        </w:rPr>
        <w:t>Administrative Sciences</w:t>
      </w:r>
      <w:r>
        <w:rPr>
          <w:rFonts w:ascii="Times New Roman" w:hAnsi="Times New Roman"/>
          <w:b w:val="0"/>
          <w:i w:val="0"/>
          <w:color w:val="000000"/>
          <w:sz w:val="26"/>
        </w:rPr>
        <w:t>, 9(3), Article 67. https://doi.org/10.3390/admsci9030067</w:t>
      </w:r>
    </w:p>
    <w:p>
      <w:pPr>
        <w:spacing w:before="0" w:after="110" w:line="348" w:lineRule="auto"/>
        <w:ind w:firstLine="0"/>
        <w:jc w:val="both"/>
      </w:pPr>
      <w:r>
        <w:rPr>
          <w:rFonts w:ascii="Times New Roman" w:hAnsi="Times New Roman"/>
          <w:b w:val="0"/>
          <w:i w:val="0"/>
          <w:color w:val="000000"/>
          <w:sz w:val="26"/>
        </w:rPr>
        <w:t xml:space="preserve">48. O'Dwyer, M., Filieri, R., &amp; O'Malley, L. (2023). Establishing successful university-industry collaborations: Barriers and enablers. </w:t>
      </w:r>
      <w:r>
        <w:rPr>
          <w:rFonts w:ascii="Times New Roman" w:hAnsi="Times New Roman"/>
          <w:b w:val="0"/>
          <w:i/>
          <w:color w:val="000000"/>
          <w:sz w:val="26"/>
        </w:rPr>
        <w:t>The Journal of Technology Transfer</w:t>
      </w:r>
      <w:r>
        <w:rPr>
          <w:rFonts w:ascii="Times New Roman" w:hAnsi="Times New Roman"/>
          <w:b w:val="0"/>
          <w:i w:val="0"/>
          <w:color w:val="000000"/>
          <w:sz w:val="26"/>
        </w:rPr>
        <w:t>, 48(3), 900-931. https://doi.org/10.1007/s10961-022-09932-2</w:t>
      </w:r>
    </w:p>
    <w:p>
      <w:pPr>
        <w:spacing w:before="0" w:after="110" w:line="348" w:lineRule="auto"/>
        <w:ind w:firstLine="0"/>
        <w:jc w:val="both"/>
      </w:pPr>
      <w:r>
        <w:rPr>
          <w:rFonts w:ascii="Times New Roman" w:hAnsi="Times New Roman"/>
          <w:b w:val="0"/>
          <w:i w:val="0"/>
          <w:color w:val="000000"/>
          <w:sz w:val="26"/>
        </w:rPr>
        <w:t xml:space="preserve">49. Öztürk, Ö. (2026). Technology Transfer Offices in the Management of Intellectual and Industrial Property Rights in Turkish Universities. </w:t>
      </w:r>
      <w:r>
        <w:rPr>
          <w:rFonts w:ascii="Times New Roman" w:hAnsi="Times New Roman"/>
          <w:b w:val="0"/>
          <w:i/>
          <w:color w:val="000000"/>
          <w:sz w:val="26"/>
        </w:rPr>
        <w:t>Scientific Culture</w:t>
      </w:r>
      <w:r>
        <w:rPr>
          <w:rFonts w:ascii="Times New Roman" w:hAnsi="Times New Roman"/>
          <w:b w:val="0"/>
          <w:i w:val="0"/>
          <w:color w:val="000000"/>
          <w:sz w:val="26"/>
        </w:rPr>
        <w:t>, 12(3.1), 287-303. https://doi.org/10.5281/zenodo.18916680</w:t>
      </w:r>
    </w:p>
    <w:p>
      <w:pPr>
        <w:spacing w:before="0" w:after="110" w:line="348" w:lineRule="auto"/>
        <w:ind w:firstLine="0"/>
        <w:jc w:val="both"/>
      </w:pPr>
      <w:r>
        <w:rPr>
          <w:rFonts w:ascii="Times New Roman" w:hAnsi="Times New Roman"/>
          <w:b w:val="0"/>
          <w:i w:val="0"/>
          <w:color w:val="000000"/>
          <w:sz w:val="26"/>
        </w:rPr>
        <w:t xml:space="preserve">50. Pandey, R., Agrawal, A., &amp; Majumdar, S. K. (2025). Strategies for technology transfer of intellectual property rights in academic institutions. </w:t>
      </w:r>
      <w:r>
        <w:rPr>
          <w:rFonts w:ascii="Times New Roman" w:hAnsi="Times New Roman"/>
          <w:b w:val="0"/>
          <w:i/>
          <w:color w:val="000000"/>
          <w:sz w:val="26"/>
        </w:rPr>
        <w:t>Journal of Intellectual Property Rights</w:t>
      </w:r>
      <w:r>
        <w:rPr>
          <w:rFonts w:ascii="Times New Roman" w:hAnsi="Times New Roman"/>
          <w:b w:val="0"/>
          <w:i w:val="0"/>
          <w:color w:val="000000"/>
          <w:sz w:val="26"/>
        </w:rPr>
        <w:t>, 30, 640-649. https://doi.org/10.56042/jipr.v30i5.19337</w:t>
      </w:r>
    </w:p>
    <w:p>
      <w:pPr>
        <w:spacing w:before="0" w:after="110" w:line="348" w:lineRule="auto"/>
        <w:ind w:firstLine="0"/>
        <w:jc w:val="both"/>
      </w:pPr>
      <w:r>
        <w:rPr>
          <w:rFonts w:ascii="Times New Roman" w:hAnsi="Times New Roman"/>
          <w:b w:val="0"/>
          <w:i w:val="0"/>
          <w:color w:val="000000"/>
          <w:sz w:val="26"/>
        </w:rPr>
        <w:t xml:space="preserve">51. Perkmann, M., Tartari, V., McKelvey, M., Autio, E., Broström, A., D'Este, P., Fini, R., Geuna, A., Grimaldi, R., &amp; Hughes, A. (2013). Academic engagement and commercialisation: A review of the literature on university-industry relations. </w:t>
      </w:r>
      <w:r>
        <w:rPr>
          <w:rFonts w:ascii="Times New Roman" w:hAnsi="Times New Roman"/>
          <w:b w:val="0"/>
          <w:i/>
          <w:color w:val="000000"/>
          <w:sz w:val="26"/>
        </w:rPr>
        <w:t>Research Policy</w:t>
      </w:r>
      <w:r>
        <w:rPr>
          <w:rFonts w:ascii="Times New Roman" w:hAnsi="Times New Roman"/>
          <w:b w:val="0"/>
          <w:i w:val="0"/>
          <w:color w:val="000000"/>
          <w:sz w:val="26"/>
        </w:rPr>
        <w:t>, 42(2), 423-442. https://doi.org/10.1016/j.respol.2012.09.007</w:t>
      </w:r>
    </w:p>
    <w:p>
      <w:pPr>
        <w:spacing w:before="0" w:after="110" w:line="348" w:lineRule="auto"/>
        <w:ind w:firstLine="0"/>
        <w:jc w:val="both"/>
      </w:pPr>
      <w:r>
        <w:rPr>
          <w:rFonts w:ascii="Times New Roman" w:hAnsi="Times New Roman"/>
          <w:b w:val="0"/>
          <w:i w:val="0"/>
          <w:color w:val="000000"/>
          <w:sz w:val="26"/>
        </w:rPr>
        <w:t xml:space="preserve">52. Rocha, A., Cruz-Cunha, M. M., &amp; Romero, F. (2023). University technology transfer: Assessment of invention disclosures by technology transfer offices. </w:t>
      </w:r>
      <w:r>
        <w:rPr>
          <w:rFonts w:ascii="Times New Roman" w:hAnsi="Times New Roman"/>
          <w:b w:val="0"/>
          <w:i/>
          <w:color w:val="000000"/>
          <w:sz w:val="26"/>
        </w:rPr>
        <w:t>International Journal of Entrepreneurship and Innovation Management</w:t>
      </w:r>
      <w:r>
        <w:rPr>
          <w:rFonts w:ascii="Times New Roman" w:hAnsi="Times New Roman"/>
          <w:b w:val="0"/>
          <w:i w:val="0"/>
          <w:color w:val="000000"/>
          <w:sz w:val="26"/>
        </w:rPr>
        <w:t>, 27(1/2), 119-136. https://doi.org/10.1504/IJEIM.2023.129202</w:t>
      </w:r>
    </w:p>
    <w:p>
      <w:pPr>
        <w:spacing w:before="0" w:after="110" w:line="348" w:lineRule="auto"/>
        <w:ind w:firstLine="0"/>
        <w:jc w:val="both"/>
      </w:pPr>
      <w:r>
        <w:rPr>
          <w:rFonts w:ascii="Times New Roman" w:hAnsi="Times New Roman"/>
          <w:b w:val="0"/>
          <w:i w:val="0"/>
          <w:color w:val="000000"/>
          <w:sz w:val="26"/>
        </w:rPr>
        <w:t xml:space="preserve">53. Shane, S. (2004). Encouraging university entrepreneurship? The effect of the Bayh-Dole Act on university patenting in the United States. </w:t>
      </w:r>
      <w:r>
        <w:rPr>
          <w:rFonts w:ascii="Times New Roman" w:hAnsi="Times New Roman"/>
          <w:b w:val="0"/>
          <w:i/>
          <w:color w:val="000000"/>
          <w:sz w:val="26"/>
        </w:rPr>
        <w:t>Journal of Business Venturing</w:t>
      </w:r>
      <w:r>
        <w:rPr>
          <w:rFonts w:ascii="Times New Roman" w:hAnsi="Times New Roman"/>
          <w:b w:val="0"/>
          <w:i w:val="0"/>
          <w:color w:val="000000"/>
          <w:sz w:val="26"/>
        </w:rPr>
        <w:t>, 19(1), 127-151. https://doi.org/10.1016/S0883-9026(02)00114-3</w:t>
      </w:r>
    </w:p>
    <w:p>
      <w:pPr>
        <w:spacing w:before="0" w:after="110" w:line="348" w:lineRule="auto"/>
        <w:ind w:firstLine="0"/>
        <w:jc w:val="both"/>
      </w:pPr>
      <w:r>
        <w:rPr>
          <w:rFonts w:ascii="Times New Roman" w:hAnsi="Times New Roman"/>
          <w:b w:val="0"/>
          <w:i w:val="0"/>
          <w:color w:val="000000"/>
          <w:sz w:val="26"/>
        </w:rPr>
        <w:t xml:space="preserve">54. Siegel, D. S., Veugelers, R., &amp; Wright, M. (2007). Technology transfer offices and commercialization of university intellectual property: Performance and policy implications. </w:t>
      </w:r>
      <w:r>
        <w:rPr>
          <w:rFonts w:ascii="Times New Roman" w:hAnsi="Times New Roman"/>
          <w:b w:val="0"/>
          <w:i/>
          <w:color w:val="000000"/>
          <w:sz w:val="26"/>
        </w:rPr>
        <w:t>Oxford Review of Economic Policy</w:t>
      </w:r>
      <w:r>
        <w:rPr>
          <w:rFonts w:ascii="Times New Roman" w:hAnsi="Times New Roman"/>
          <w:b w:val="0"/>
          <w:i w:val="0"/>
          <w:color w:val="000000"/>
          <w:sz w:val="26"/>
        </w:rPr>
        <w:t>, 23(4), 640-660. https://doi.org/10.1093/oxrep/grm036</w:t>
      </w:r>
    </w:p>
    <w:p>
      <w:pPr>
        <w:spacing w:before="0" w:after="110" w:line="348" w:lineRule="auto"/>
        <w:ind w:firstLine="0"/>
        <w:jc w:val="both"/>
      </w:pPr>
      <w:r>
        <w:rPr>
          <w:rFonts w:ascii="Times New Roman" w:hAnsi="Times New Roman"/>
          <w:b w:val="0"/>
          <w:i w:val="0"/>
          <w:color w:val="000000"/>
          <w:sz w:val="26"/>
        </w:rPr>
        <w:t xml:space="preserve">55. Teece, D. J. (2018). Profiting from innovation in the digital economy: Enabling technologies, standards, and licensing models. </w:t>
      </w:r>
      <w:r>
        <w:rPr>
          <w:rFonts w:ascii="Times New Roman" w:hAnsi="Times New Roman"/>
          <w:b w:val="0"/>
          <w:i/>
          <w:color w:val="000000"/>
          <w:sz w:val="26"/>
        </w:rPr>
        <w:t>Research Policy</w:t>
      </w:r>
      <w:r>
        <w:rPr>
          <w:rFonts w:ascii="Times New Roman" w:hAnsi="Times New Roman"/>
          <w:b w:val="0"/>
          <w:i w:val="0"/>
          <w:color w:val="000000"/>
          <w:sz w:val="26"/>
        </w:rPr>
        <w:t>, 47(8), 1367-1387. https://doi.org/10.1016/j.respol.2017.01.015</w:t>
      </w:r>
    </w:p>
    <w:p>
      <w:pPr>
        <w:spacing w:before="0" w:after="110" w:line="348" w:lineRule="auto"/>
        <w:ind w:firstLine="0"/>
        <w:jc w:val="both"/>
      </w:pPr>
      <w:r>
        <w:rPr>
          <w:rFonts w:ascii="Times New Roman" w:hAnsi="Times New Roman"/>
          <w:b w:val="0"/>
          <w:i w:val="0"/>
          <w:color w:val="000000"/>
          <w:sz w:val="26"/>
        </w:rPr>
        <w:t xml:space="preserve">56. Tewari, R., &amp; Bhardwaj, K. (2021). </w:t>
      </w:r>
      <w:r>
        <w:rPr>
          <w:rFonts w:ascii="Times New Roman" w:hAnsi="Times New Roman"/>
          <w:b w:val="0"/>
          <w:i/>
          <w:color w:val="000000"/>
          <w:sz w:val="26"/>
        </w:rPr>
        <w:t>Intellectual Property Rights: A Prerequisite for Knowledge Economy</w:t>
      </w:r>
      <w:r>
        <w:rPr>
          <w:rFonts w:ascii="Times New Roman" w:hAnsi="Times New Roman"/>
          <w:b w:val="0"/>
          <w:i w:val="0"/>
          <w:color w:val="000000"/>
          <w:sz w:val="26"/>
        </w:rPr>
        <w:t>. Panjab University, Chandigarh.</w:t>
      </w:r>
    </w:p>
    <w:p>
      <w:pPr>
        <w:spacing w:before="0" w:after="110" w:line="348" w:lineRule="auto"/>
        <w:ind w:firstLine="0"/>
        <w:jc w:val="both"/>
      </w:pPr>
      <w:r>
        <w:rPr>
          <w:rFonts w:ascii="Times New Roman" w:hAnsi="Times New Roman"/>
          <w:b w:val="0"/>
          <w:i w:val="0"/>
          <w:color w:val="000000"/>
          <w:sz w:val="26"/>
        </w:rPr>
        <w:t xml:space="preserve">57. Thursby, J. G., &amp; Kemp, S. (2002). Growth and productive efficiency of university intellectual property licensing. </w:t>
      </w:r>
      <w:r>
        <w:rPr>
          <w:rFonts w:ascii="Times New Roman" w:hAnsi="Times New Roman"/>
          <w:b w:val="0"/>
          <w:i/>
          <w:color w:val="000000"/>
          <w:sz w:val="26"/>
        </w:rPr>
        <w:t>Research Policy</w:t>
      </w:r>
      <w:r>
        <w:rPr>
          <w:rFonts w:ascii="Times New Roman" w:hAnsi="Times New Roman"/>
          <w:b w:val="0"/>
          <w:i w:val="0"/>
          <w:color w:val="000000"/>
          <w:sz w:val="26"/>
        </w:rPr>
        <w:t>, 31(1), 109-124. https://doi.org/10.1016/S0048-7333(00)00160-8</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