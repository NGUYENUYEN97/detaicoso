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eastAsia="Times New Roman"/>
          <w:b/>
          <w:i w:val="0"/>
          <w:sz w:val="30"/>
        </w:rPr>
        <w:t>CHƯƠNG 3</w:t>
      </w:r>
    </w:p>
    <w:p>
      <w:pPr>
        <w:spacing w:after="360"/>
        <w:jc w:val="center"/>
      </w:pPr>
      <w:r>
        <w:rPr>
          <w:rFonts w:ascii="Times New Roman" w:hAnsi="Times New Roman" w:eastAsia="Times New Roman"/>
          <w:b/>
          <w:i w:val="0"/>
          <w:sz w:val="28"/>
        </w:rPr>
        <w:t>HỆ THỐNG GIẢI PHÁP NÂNG CAO HIỆU QUẢ QUẢN LÝ</w:t>
        <w:br/>
        <w:t>QUYỀN SỞ HỮU TRÍ TUỆ TẠI TRƯỜNG ĐẠI HỌC THÀNH ĐÔ</w:t>
        <w:br/>
        <w:t>ĐÁP ỨNG KHUNG PHÁP LÝ MỚI</w:t>
      </w:r>
    </w:p>
    <w:p>
      <w:pPr>
        <w:spacing w:before="240" w:after="120"/>
        <w:ind w:firstLine="720"/>
        <w:jc w:val="both"/>
      </w:pPr>
      <w:r>
        <w:rPr>
          <w:rFonts w:ascii="Times New Roman" w:hAnsi="Times New Roman" w:eastAsia="Times New Roman"/>
          <w:b/>
          <w:i w:val="0"/>
          <w:sz w:val="26"/>
        </w:rPr>
        <w:t>3.1. Định hướng và nguyên tắc xây dựng hệ thống giải pháp</w:t>
      </w:r>
    </w:p>
    <w:p>
      <w:pPr>
        <w:spacing w:before="240" w:after="120"/>
        <w:ind w:firstLine="720"/>
        <w:jc w:val="both"/>
      </w:pPr>
      <w:r>
        <w:rPr>
          <w:rFonts w:ascii="Times New Roman" w:hAnsi="Times New Roman" w:eastAsia="Times New Roman"/>
          <w:b/>
          <w:i w:val="0"/>
          <w:sz w:val="26"/>
        </w:rPr>
        <w:t>3.1.1. Căn cứ quy phạm pháp luật và thể chế vĩ mô mới điều chỉnh công tác quản lý sở hữu trí tuệ</w:t>
      </w:r>
    </w:p>
    <w:p>
      <w:pPr>
        <w:spacing w:before="60" w:after="60" w:line="400" w:lineRule="exact"/>
        <w:ind w:firstLine="720"/>
        <w:jc w:val="both"/>
      </w:pPr>
      <w:r>
        <w:rPr>
          <w:rFonts w:ascii="Times New Roman" w:hAnsi="Times New Roman" w:eastAsia="Times New Roman"/>
          <w:b w:val="0"/>
          <w:i w:val="0"/>
          <w:sz w:val="26"/>
        </w:rPr>
        <w:t>Trường Đại học Thành Đô là cơ sở giáo dục đại học tư thục hoạt động theo định hướng ứng dụng. Trong giai đoạn phát triển mới, công tác quản lý quyền sở hữu trí tuệ của Nhà trường được đặt trong bối cảnh tái cấu trúc thể chế vĩ mô với các căn cứ pháp lý và chỉ đạo chiến lược nền tảng sau:</w:t>
      </w:r>
    </w:p>
    <w:p>
      <w:pPr>
        <w:spacing w:before="60" w:after="60" w:line="400" w:lineRule="exact"/>
        <w:ind w:firstLine="720"/>
        <w:jc w:val="both"/>
      </w:pPr>
      <w:r>
        <w:rPr>
          <w:rFonts w:ascii="Times New Roman" w:hAnsi="Times New Roman" w:eastAsia="Times New Roman"/>
          <w:b/>
          <w:i w:val="0"/>
          <w:sz w:val="26"/>
        </w:rPr>
        <w:t xml:space="preserve">Thứ nhất, </w:t>
      </w:r>
      <w:r>
        <w:rPr>
          <w:rFonts w:ascii="Times New Roman" w:hAnsi="Times New Roman" w:eastAsia="Times New Roman"/>
          <w:b w:val="0"/>
          <w:i w:val="0"/>
          <w:sz w:val="26"/>
        </w:rPr>
        <w:t>Kết luận số 51-KL/TW ngày 17 tháng 6 năm 2026 của Bộ Chính trị về đẩy mạnh công tác sở hữu trí tuệ phục vụ phát triển kinh tế - xã hội trong tình hình mới, tại Mục 2.1 nhấn mạnh yêu cầu: "Chuyển mạnh từ tư duy quản lý hành chính về sở hữu trí tuệ sang kiến tạo hệ sinh thái sở hữu trí tuệ. Đưa nội dung sở hữu trí tuệ trở thành một cấu phần quan trọng trong chiến lược phát triển quốc gia, chiến lược phát triển khoa học, công nghệ và đổi mới sáng tạo, chiến lược phát triển các ngành công nghiệp chiến lược và chiến lược phát triển nguồn nhân lực chất lượng cao". Đây là chỉ đạo mang tính định hướng tư duy quản trị xuyên suốt cho toàn bộ hệ thống giải pháp mà Đề tài xây dựng. Chỉ đạo này đặt ra cho các cơ sở giáo dục đại học nhiệm vụ kép: vừa là chủ thể sáng tạo tri thức, vừa là hạt nhân kiến tạo hệ sinh thái sở hữu trí tuệ trong khu vực.</w:t>
      </w:r>
    </w:p>
    <w:p>
      <w:pPr>
        <w:spacing w:before="60" w:after="60" w:line="400" w:lineRule="exact"/>
        <w:ind w:firstLine="720"/>
        <w:jc w:val="both"/>
      </w:pPr>
      <w:r>
        <w:rPr>
          <w:rFonts w:ascii="Times New Roman" w:hAnsi="Times New Roman" w:eastAsia="Times New Roman"/>
          <w:b/>
          <w:i w:val="0"/>
          <w:sz w:val="26"/>
        </w:rPr>
        <w:t xml:space="preserve">Thứ hai, </w:t>
      </w:r>
      <w:r>
        <w:rPr>
          <w:rFonts w:ascii="Times New Roman" w:hAnsi="Times New Roman" w:eastAsia="Times New Roman"/>
          <w:b w:val="0"/>
          <w:i w:val="0"/>
          <w:sz w:val="26"/>
        </w:rPr>
        <w:t xml:space="preserve">Luật Giáo dục đại học số 125/2025/QH15 đã mở rộng đáng kể quyền và nghĩa vụ của cơ sở giáo dục đại học trong lĩnh vực sở hữu trí tuệ. Cụ thể: </w:t>
      </w:r>
      <w:del w:id="1001" w:author="Claude" w:date="2026-09-30T19:14:55Z">
        <w:r>
          <w:rPr>
            <w:rFonts w:ascii="Times New Roman" w:hAnsi="Times New Roman" w:eastAsia="Times New Roman"/>
            <w:b w:val="0"/>
            <w:i w:val="0"/>
            <w:sz w:val="26"/>
          </w:rPr>
          <w:delText xml:space="preserve">Điều 27 quy định hoạt động khoa học, công nghệ, đổi mới sáng tạo và phát triển tài sản trí tuệ là một trong các chức năng cốt lõi của trường đại học;</w:delText>
        </w:r>
      </w:del>
      <w:ins w:id="1002" w:author="Claude" w:date="2026-09-30T19:14:55Z">
        <w:r>
          <w:rPr>
            <w:rFonts w:ascii="Times New Roman" w:hAnsi="Times New Roman" w:eastAsia="Times New Roman"/>
            <w:b w:val="0"/>
            <w:i w:val="0"/>
            <w:sz w:val="26"/>
          </w:rPr>
          <w:t xml:space="preserve">điểm e khoản 3 Điều 27 xác định đăng ký bản quyền hoặc bảo hộ, khai thác và phát triển tài sản trí tuệ là một nội dung của hoạt động khoa học, công nghệ và đổi mới sáng tạo trong cơ sở giáo dục đại học;</w:t>
        </w:r>
      </w:ins>
      <w:r>
        <w:rPr>
          <w:rFonts w:ascii="Times New Roman" w:hAnsi="Times New Roman" w:eastAsia="Times New Roman"/>
          <w:b w:val="0"/>
          <w:i w:val="0"/>
          <w:sz w:val="26"/>
        </w:rPr>
        <w:t xml:space="preserve"> Điều 28 khoản 1 khẳng định cơ sở giáo dục đại học được thành lập tổ chức khoa học công nghệ, doanh nghiệp khoa học công nghệ, doanh nghiệp quản lý tài sản trí tuệ và vốn đầu tư vào doanh nghiệp khoa học công nghệ. Đặc biệt, Điều 28 khoản 2 điểm d quy định quyền thực hiện định giá, xác lập quyền sở hữu, khai thác, góp vốn, phân chia lợi ích từ tài sản trí tuệ; </w:t>
      </w:r>
      <w:del w:id="1003" w:author="Claude" w:date="2026-09-30T19:14:55Z">
        <w:r>
          <w:rPr>
            <w:rFonts w:ascii="Times New Roman" w:hAnsi="Times New Roman" w:eastAsia="Times New Roman"/>
            <w:b w:val="0"/>
            <w:i w:val="0"/>
            <w:sz w:val="26"/>
          </w:rPr>
          <w:delText xml:space="preserve">Điều 28 khoản 2 điểm đ quy định nghĩa vụ công khai</w:delText>
        </w:r>
      </w:del>
      <w:ins w:id="1004" w:author="Claude" w:date="2026-09-30T19:14:55Z">
        <w:r>
          <w:rPr>
            <w:rFonts w:ascii="Times New Roman" w:hAnsi="Times New Roman" w:eastAsia="Times New Roman"/>
            <w:b w:val="0"/>
            <w:i w:val="0"/>
            <w:sz w:val="26"/>
          </w:rPr>
          <w:t xml:space="preserve">Điều 28 khoản 3 điểm đ quy định nghĩa vụ công khai</w:t>
        </w:r>
      </w:ins>
      <w:r>
        <w:rPr>
          <w:rFonts w:ascii="Times New Roman" w:hAnsi="Times New Roman" w:eastAsia="Times New Roman"/>
          <w:b w:val="0"/>
          <w:i w:val="0"/>
          <w:sz w:val="26"/>
        </w:rPr>
        <w:t xml:space="preserve"> năng lực, kết quả hoạt động khoa học, công nghệ và đổi mới sáng tạo và cập nhật hằng năm trên </w:t>
      </w:r>
      <w:del w:id="1005" w:author="Claude" w:date="2026-09-30T19:14:55Z">
        <w:r>
          <w:rPr>
            <w:rFonts w:ascii="Times New Roman" w:hAnsi="Times New Roman" w:eastAsia="Times New Roman"/>
            <w:b w:val="0"/>
            <w:i w:val="0"/>
            <w:sz w:val="26"/>
          </w:rPr>
          <w:delText xml:space="preserve">Nền tảng số quản lý khoa học, công nghệ và đổi mới sáng tạo quốc gia. Những quy định này</w:delText>
        </w:r>
      </w:del>
      <w:ins w:id="1006" w:author="Claude" w:date="2026-09-30T19:14:55Z">
        <w:r>
          <w:rPr>
            <w:rFonts w:ascii="Times New Roman" w:hAnsi="Times New Roman" w:eastAsia="Times New Roman"/>
            <w:b w:val="0"/>
            <w:i w:val="0"/>
            <w:sz w:val="26"/>
          </w:rPr>
          <w:t xml:space="preserve">Nền tảng số quản lý khoa học, công nghệ và đổi mới sáng tạo quốc gia; điểm d khoản 3 Điều 28 giao trách nhiệm thành lập và vận hành Quỹ phát triển khoa học và công nghệ. Những quy định này</w:t>
        </w:r>
      </w:ins>
      <w:r>
        <w:rPr>
          <w:rFonts w:ascii="Times New Roman" w:hAnsi="Times New Roman" w:eastAsia="Times New Roman"/>
          <w:b w:val="0"/>
          <w:i w:val="0"/>
          <w:sz w:val="26"/>
        </w:rPr>
        <w:t xml:space="preserve"> tạo ra hành lang pháp lý đầy đủ để Trường Đại học Thành Đô chuyển đổi mô hình quản lý sở hữu trí tuệ từ mô hình hành chính sang mô hình doanh nghiệp quản lý tài sản.</w:t>
      </w:r>
    </w:p>
    <w:p>
      <w:pPr>
        <w:spacing w:before="60" w:after="60" w:line="400" w:lineRule="exact"/>
        <w:ind w:firstLine="720"/>
        <w:jc w:val="both"/>
      </w:pPr>
      <w:r>
        <w:rPr>
          <w:rFonts w:ascii="Times New Roman" w:hAnsi="Times New Roman" w:eastAsia="Times New Roman"/>
          <w:b/>
          <w:i w:val="0"/>
          <w:sz w:val="26"/>
        </w:rPr>
        <w:t xml:space="preserve">Thứ ba, </w:t>
      </w:r>
      <w:r>
        <w:rPr>
          <w:rFonts w:ascii="Times New Roman" w:hAnsi="Times New Roman" w:eastAsia="Times New Roman"/>
          <w:b w:val="0"/>
          <w:i w:val="0"/>
          <w:sz w:val="26"/>
        </w:rPr>
        <w:t xml:space="preserve">Luật Khoa học, Công nghệ và Đổi mới sáng tạo số 93/2025/QH15 có hiệu lực thi hành từ ngày 01 tháng 10 năm 2025, </w:t>
      </w:r>
      <w:del w:id="1007" w:author="Claude" w:date="2026-09-30T19:14:55Z">
        <w:r>
          <w:rPr>
            <w:rFonts w:ascii="Times New Roman" w:hAnsi="Times New Roman" w:eastAsia="Times New Roman"/>
            <w:b w:val="0"/>
            <w:i w:val="0"/>
            <w:sz w:val="26"/>
          </w:rPr>
          <w:delText xml:space="preserve">tại khoản 7 Điều 71 đã sửa đổi Điều 135</w:delText>
        </w:r>
      </w:del>
      <w:ins w:id="1008" w:author="Claude" w:date="2026-09-30T19:14:55Z">
        <w:r>
          <w:rPr>
            <w:rFonts w:ascii="Times New Roman" w:hAnsi="Times New Roman" w:eastAsia="Times New Roman"/>
            <w:b w:val="0"/>
            <w:i w:val="0"/>
            <w:sz w:val="26"/>
          </w:rPr>
          <w:t xml:space="preserve">tại điểm b và điểm h khoản 7 Điều 71 đã sửa đổi Điều 135</w:t>
        </w:r>
      </w:ins>
      <w:r>
        <w:rPr>
          <w:rFonts w:ascii="Times New Roman" w:hAnsi="Times New Roman" w:eastAsia="Times New Roman"/>
          <w:b w:val="0"/>
          <w:i w:val="0"/>
          <w:sz w:val="26"/>
        </w:rPr>
        <w:t xml:space="preserve"> Luật Sở hữu trí tuệ (thể hiện trong Văn bản hợp nhất số 67/VBHN-VPQH năm 2026), </w:t>
      </w:r>
      <w:del w:id="1009" w:author="Claude" w:date="2026-09-30T19:14:55Z">
        <w:r>
          <w:rPr>
            <w:rFonts w:ascii="Times New Roman" w:hAnsi="Times New Roman" w:eastAsia="Times New Roman"/>
            <w:b w:val="0"/>
            <w:i w:val="0"/>
            <w:sz w:val="26"/>
          </w:rPr>
          <w:delText xml:space="preserve">khẳng định chủ sở hữu có nghĩa vụ trả thù lao cho tác giả theo thỏa thuận; trường hợp không có thỏa thuận thì mức thù lao trả cho tác giả sáng chế tối thiểu là 30% lợi nhuận thuần mà chủ sở hữu thu được từ việc sử dụng sáng chế. Luật khẳng định ưu tiên cơ chế thỏa thuận và không đặt trần thù lao.</w:delText>
        </w:r>
      </w:del>
      <w:ins w:id="1010" w:author="Claude" w:date="2026-09-30T19:14:55Z">
        <w:r>
          <w:rPr>
            <w:rFonts w:ascii="Times New Roman" w:hAnsi="Times New Roman" w:eastAsia="Times New Roman"/>
            <w:b w:val="0"/>
            <w:i w:val="0"/>
            <w:sz w:val="26"/>
          </w:rPr>
          <w:t xml:space="preserve">quy định chủ sở hữu có nghĩa vụ trả thù lao cho tác giả theo thỏa thuận; trường hợp không có thỏa thuận thì mức thù lao là 10% lợi nhuận trước thuế thu được tương ứng với giá trị mà sáng chế, kiểu dáng công nghiệp, thiết kế bố trí đóng góp khi chủ sở hữu tự sử dụng, hoặc 15% tổng số tiền chủ sở hữu nhận được trong mỗi lần thanh toán khi chuyển giao quyền sử dụng. Đồng thời, khoản 2 Điều 135 về khung thù lao đối với nhiệm vụ sử dụng ngân sách nhà nước đã bị bãi bỏ. Như vậy, pháp luật ưu tiên cơ chế thỏa thuận và không đặt trần thù lao.</w:t>
        </w:r>
      </w:ins>
      <w:r>
        <w:rPr>
          <w:rFonts w:ascii="Times New Roman" w:hAnsi="Times New Roman" w:eastAsia="Times New Roman"/>
          <w:b w:val="0"/>
          <w:i w:val="0"/>
          <w:sz w:val="26"/>
        </w:rPr>
        <w:t xml:space="preserve"> Do đó, </w:t>
      </w:r>
      <w:del w:id="1011" w:author="Claude" w:date="2026-09-30T19:14:55Z">
        <w:r>
          <w:rPr>
            <w:rFonts w:ascii="Times New Roman" w:hAnsi="Times New Roman" w:eastAsia="Times New Roman"/>
            <w:b w:val="0"/>
            <w:i w:val="0"/>
            <w:sz w:val="26"/>
          </w:rPr>
          <w:delText xml:space="preserve">mức giới hạn trần 100 triệu đồng tại Điều 36 Quyết định số 213/QĐ-ĐHTĐ</w:delText>
        </w:r>
      </w:del>
      <w:ins w:id="1012" w:author="Claude" w:date="2026-09-30T19:14:55Z">
        <w:r>
          <w:rPr>
            <w:rFonts w:ascii="Times New Roman" w:hAnsi="Times New Roman" w:eastAsia="Times New Roman"/>
            <w:b w:val="0"/>
            <w:i w:val="0"/>
            <w:sz w:val="26"/>
          </w:rPr>
          <w:t xml:space="preserve">mức giới hạn trần 100 triệu đồng tại điểm a khoản 4 Điều 36 Quyết định số 213/QĐ-ĐHTĐ</w:t>
        </w:r>
      </w:ins>
      <w:r>
        <w:rPr>
          <w:rFonts w:ascii="Times New Roman" w:hAnsi="Times New Roman" w:eastAsia="Times New Roman"/>
          <w:b w:val="0"/>
          <w:i w:val="0"/>
          <w:sz w:val="26"/>
        </w:rPr>
        <w:t xml:space="preserve"> là quy định nội bộ tự đặt ra của Nhà trường, cần được bãi bỏ để bảo đảm tương thích với pháp luật hiện hành và tạo động lực thực sự cho hoạt động sáng tạo.</w:t>
      </w:r>
    </w:p>
    <w:p>
      <w:pPr>
        <w:spacing w:before="60" w:after="60" w:line="400" w:lineRule="exact"/>
        <w:ind w:firstLine="720"/>
        <w:jc w:val="both"/>
      </w:pPr>
      <w:r>
        <w:rPr>
          <w:rFonts w:ascii="Times New Roman" w:hAnsi="Times New Roman" w:eastAsia="Times New Roman"/>
          <w:b/>
          <w:i w:val="0"/>
          <w:sz w:val="26"/>
        </w:rPr>
        <w:t xml:space="preserve">Thứ tư, </w:t>
      </w:r>
      <w:r>
        <w:rPr>
          <w:rFonts w:ascii="Times New Roman" w:hAnsi="Times New Roman" w:eastAsia="Times New Roman"/>
          <w:b w:val="0"/>
          <w:i w:val="0"/>
          <w:sz w:val="26"/>
        </w:rPr>
        <w:t xml:space="preserve">Luật sửa đổi, bổ sung một số điều của Luật Sở hữu trí tuệ số 131/2025/QH15 có hiệu lực thi hành từ ngày 01 tháng 4 năm 2026, </w:t>
      </w:r>
      <w:del w:id="1013" w:author="Claude" w:date="2026-09-30T19:14:55Z">
        <w:r>
          <w:rPr>
            <w:rFonts w:ascii="Times New Roman" w:hAnsi="Times New Roman" w:eastAsia="Times New Roman"/>
            <w:b w:val="0"/>
            <w:i w:val="0"/>
            <w:sz w:val="26"/>
          </w:rPr>
          <w:delText xml:space="preserve">tại điểm c khoản 1 Điều 86 quy định tổ chức được giao quyền quản lý nhiệm vụ khoa học công nghệ sử dụng ngân sách nhà nước có quyền chủ động nộp đơn đăng ký xác lập quyền sở hữu độc quyền đối với sáng chế, kiểu dáng công nghiệp và thiết kế bố trí. Quy định này cho phép Nhà trường - với tư cách là tổ chức chủ trì nhiều đề tài có sử dụng ngân sách - có thể chủ động tiến hành đăng ký bảo hộ mà không cần chờ phê duyệt từ cơ quan giao nhiệm vụ, rút ngắn đáng kể thời gian từ khi phát sinh kết quả nghiên cứu đến khi nộp đơn.</w:delText>
        </w:r>
      </w:del>
      <w:ins w:id="1014" w:author="Claude" w:date="2026-09-30T19:14:55Z">
        <w:r>
          <w:rPr>
            <w:rFonts w:ascii="Times New Roman" w:hAnsi="Times New Roman" w:eastAsia="Times New Roman"/>
            <w:b w:val="0"/>
            <w:i w:val="0"/>
            <w:sz w:val="26"/>
          </w:rPr>
          <w:t xml:space="preserve">tại khoản 22 Điều 1 đã bổ sung điểm c khoản 1 Điều 86, theo đó tổ chức được giao quyền quản lý, sử dụng, quyền sở hữu kết quả của nhiệm vụ khoa học, công nghệ và đổi mới sáng tạo sử dụng ngân sách nhà nước có quyền đăng ký sáng chế, kiểu dáng công nghiệp, thiết kế bố trí là kết quả của nhiệm vụ đó. Quy định này tạo cơ sở pháp lý để Nhà trường, với tư cách tổ chức chủ trì ba đề tài cấp quốc gia do Quỹ Phát triển khoa học và công nghệ quốc gia tài trợ, chủ động xác lập quyền đối với kết quả của các đề tài này khi được nghiệm thu.</w:t>
        </w:r>
      </w:ins>
    </w:p>
    <w:p>
      <w:pPr>
        <w:spacing w:before="60" w:after="60" w:line="400" w:lineRule="exact"/>
        <w:ind w:firstLine="720"/>
        <w:jc w:val="both"/>
      </w:pPr>
      <w:r>
        <w:rPr>
          <w:rFonts w:ascii="Times New Roman" w:hAnsi="Times New Roman" w:eastAsia="Times New Roman"/>
          <w:b/>
          <w:i w:val="0"/>
          <w:sz w:val="26"/>
        </w:rPr>
        <w:t xml:space="preserve">Thứ năm, </w:t>
      </w:r>
      <w:del w:id="1015" w:author="Claude" w:date="2026-09-30T19:14:55Z">
        <w:r>
          <w:rPr>
            <w:rFonts w:ascii="Times New Roman" w:hAnsi="Times New Roman" w:eastAsia="Times New Roman"/>
            <w:b w:val="0"/>
            <w:i w:val="0"/>
            <w:sz w:val="26"/>
          </w:rPr>
          <w:delText xml:space="preserve">Quyết định số 1624/QĐ-TTg của Thủ tướng Chính phủ phê duyệt sửa đổi</w:delText>
        </w:r>
      </w:del>
      <w:ins w:id="1016" w:author="Claude" w:date="2026-09-30T19:14:55Z">
        <w:r>
          <w:rPr>
            <w:rFonts w:ascii="Times New Roman" w:hAnsi="Times New Roman" w:eastAsia="Times New Roman"/>
            <w:b w:val="0"/>
            <w:i w:val="0"/>
            <w:sz w:val="26"/>
          </w:rPr>
          <w:t xml:space="preserve">Quyết định số 1624/QĐ-TTg ngày 21 tháng 8 năm 2026 của Thủ tướng Chính phủ về việc sửa đổi</w:t>
        </w:r>
      </w:ins>
      <w:r>
        <w:rPr>
          <w:rFonts w:ascii="Times New Roman" w:hAnsi="Times New Roman" w:eastAsia="Times New Roman"/>
          <w:b w:val="0"/>
          <w:i w:val="0"/>
          <w:sz w:val="26"/>
        </w:rPr>
        <w:t xml:space="preserve">, bổ sung Quyết định số 1068/QĐ-TTg về Chiến lược Sở hữu trí tuệ đến năm 2030 là văn bản có ý nghĩa đặc biệt quan trọng đối với hệ thống giáo dục đại học. </w:t>
      </w:r>
      <w:del w:id="1017" w:author="Claude" w:date="2026-09-30T19:14:55Z">
        <w:r>
          <w:rPr>
            <w:rFonts w:ascii="Times New Roman" w:hAnsi="Times New Roman" w:eastAsia="Times New Roman"/>
            <w:b w:val="0"/>
            <w:i w:val="0"/>
            <w:sz w:val="26"/>
          </w:rPr>
          <w:delText xml:space="preserve">Quyết định đặt ra 5 yêu cầu trực tiếp đối với cơ sở giáo dục đại học mà Nhà trường cần đáp ứng:</w:delText>
        </w:r>
      </w:del>
      <w:ins w:id="1018" w:author="Claude" w:date="2026-09-30T19:14:55Z">
        <w:r>
          <w:rPr>
            <w:rFonts w:ascii="Times New Roman" w:hAnsi="Times New Roman" w:eastAsia="Times New Roman"/>
            <w:b w:val="0"/>
            <w:i w:val="0"/>
            <w:sz w:val="26"/>
          </w:rPr>
          <w:t xml:space="preserve">Quyết định đặt ra 5 yêu cầu trực tiếp đối với cơ sở giáo dục đại học mà Nhà trường cần đáp ứng, được viện dẫn theo khoản, điểm của Mục III Điều 1 Quyết định số 1068/QĐ-TTg đã được sửa đổi tại Quyết định số 1624/QĐ-TTg:</w:t>
        </w:r>
      </w:ins>
    </w:p>
    <w:p>
      <w:pPr>
        <w:spacing w:before="40" w:after="40" w:line="400" w:lineRule="exact"/>
        <w:ind w:left="720" w:hanging="283"/>
        <w:jc w:val="both"/>
      </w:pPr>
      <w:r>
        <w:rPr>
          <w:rFonts w:ascii="Times New Roman" w:hAnsi="Times New Roman" w:eastAsia="Times New Roman"/>
          <w:b w:val="0"/>
          <w:i w:val="0"/>
          <w:sz w:val="26"/>
        </w:rPr>
        <w:t xml:space="preserve">- </w:t>
      </w:r>
      <w:r>
        <w:rPr>
          <w:rFonts w:ascii="Times New Roman" w:hAnsi="Times New Roman" w:eastAsia="Times New Roman"/>
          <w:b/>
          <w:i w:val="0"/>
          <w:sz w:val="26"/>
        </w:rPr>
        <w:t xml:space="preserve">Yêu cầu 1: </w:t>
      </w:r>
      <w:r>
        <w:rPr>
          <w:rFonts w:ascii="Times New Roman" w:hAnsi="Times New Roman" w:eastAsia="Times New Roman"/>
          <w:b w:val="0"/>
          <w:i w:val="0"/>
          <w:sz w:val="26"/>
        </w:rPr>
        <w:t>Sử dụng các chỉ số đo lường về sở hữu trí tuệ làm căn cứ đánh giá hiệu quả hoạt động của trường (điểm b khoản 4);</w:t>
      </w:r>
    </w:p>
    <w:p>
      <w:pPr>
        <w:spacing w:before="40" w:after="40" w:line="400" w:lineRule="exact"/>
        <w:ind w:left="720" w:hanging="283"/>
        <w:jc w:val="both"/>
      </w:pPr>
      <w:r>
        <w:rPr>
          <w:rFonts w:ascii="Times New Roman" w:hAnsi="Times New Roman" w:eastAsia="Times New Roman"/>
          <w:b w:val="0"/>
          <w:i w:val="0"/>
          <w:sz w:val="26"/>
        </w:rPr>
        <w:t xml:space="preserve">- </w:t>
      </w:r>
      <w:r>
        <w:rPr>
          <w:rFonts w:ascii="Times New Roman" w:hAnsi="Times New Roman" w:eastAsia="Times New Roman"/>
          <w:b/>
          <w:i w:val="0"/>
          <w:sz w:val="26"/>
        </w:rPr>
        <w:t xml:space="preserve">Yêu cầu 2: </w:t>
      </w:r>
      <w:del w:id="1019" w:author="Claude" w:date="2026-09-30T19:14:55Z">
        <w:r>
          <w:rPr>
            <w:rFonts w:ascii="Times New Roman" w:hAnsi="Times New Roman" w:eastAsia="Times New Roman"/>
            <w:b w:val="0"/>
            <w:i w:val="0"/>
            <w:sz w:val="26"/>
          </w:rPr>
          <w:delText>Xác định trước các đối tượng quyền sở hữu trí tuệ cần đặt đối với kết quả nghiên cứu sử dụng ngân sách nhà nước ngay từ khâu đề xuất thuyết minh đề tài (điểm b khoản 4);</w:delText>
        </w:r>
      </w:del>
      <w:ins w:id="1020" w:author="Claude" w:date="2026-09-30T19:14:55Z">
        <w:r>
          <w:rPr>
            <w:rFonts w:ascii="Times New Roman" w:hAnsi="Times New Roman" w:eastAsia="Times New Roman"/>
            <w:b w:val="0"/>
            <w:i w:val="0"/>
            <w:sz w:val="26"/>
          </w:rPr>
          <w:t xml:space="preserve">Xác định các đối tượng quyền sở hữu trí tuệ cần đạt được đối với các kết quả nghiên cứu sử dụng ngân sách nhà nước; đối với cơ sở giáo dục khối kỹ thuật, công nghệ, tiến hành thủ tục đăng ký bảo hộ đồng thời với việc công bố bài báo khoa học về các kết quả nghiên cứu có tính ứng dụng cao (điểm b khoản 4);</w:t>
        </w:r>
      </w:ins>
    </w:p>
    <w:p>
      <w:pPr>
        <w:spacing w:before="40" w:after="40" w:line="400" w:lineRule="exact"/>
        <w:ind w:left="720" w:hanging="283"/>
        <w:jc w:val="both"/>
      </w:pPr>
      <w:r>
        <w:rPr>
          <w:rFonts w:ascii="Times New Roman" w:hAnsi="Times New Roman" w:eastAsia="Times New Roman"/>
          <w:b w:val="0"/>
          <w:i w:val="0"/>
          <w:sz w:val="26"/>
        </w:rPr>
        <w:t xml:space="preserve">- </w:t>
      </w:r>
      <w:r>
        <w:rPr>
          <w:rFonts w:ascii="Times New Roman" w:hAnsi="Times New Roman" w:eastAsia="Times New Roman"/>
          <w:b/>
          <w:i w:val="0"/>
          <w:sz w:val="26"/>
        </w:rPr>
        <w:t xml:space="preserve">Yêu cầu 3: </w:t>
      </w:r>
      <w:del w:id="1021" w:author="Claude" w:date="2026-09-30T19:14:55Z">
        <w:r>
          <w:rPr>
            <w:rFonts w:ascii="Times New Roman" w:hAnsi="Times New Roman" w:eastAsia="Times New Roman"/>
            <w:b w:val="0"/>
            <w:i w:val="0"/>
            <w:sz w:val="26"/>
          </w:rPr>
          <w:delText>Thúc đẩy hình thành các trung tâm đổi mới sáng tạo, trung tâm tư vấn định giá và ươm tạo tài sản trí tuệ từ khâu hình thành ý tưởng (điểm d khoản 4);</w:delText>
        </w:r>
      </w:del>
      <w:ins w:id="1022" w:author="Claude" w:date="2026-09-30T19:14:55Z">
        <w:r>
          <w:rPr>
            <w:rFonts w:ascii="Times New Roman" w:hAnsi="Times New Roman" w:eastAsia="Times New Roman"/>
            <w:b w:val="0"/>
            <w:i w:val="0"/>
            <w:sz w:val="26"/>
          </w:rPr>
          <w:t xml:space="preserve">Thúc đẩy hình thành các trung tâm đổi mới sáng tạo ươm tạo các đối tượng quyền sở hữu trí tuệ từ khâu hình thành ý tưởng (điểm d khoản 4) và phát triển các trung tâm tư vấn, hỗ trợ định giá, khai thác thương mại quyền sở hữu trí tuệ trong cơ sở giáo dục đại học (điểm a khoản 6);</w:t>
        </w:r>
      </w:ins>
    </w:p>
    <w:p>
      <w:pPr>
        <w:spacing w:before="40" w:after="40" w:line="400" w:lineRule="exact"/>
        <w:ind w:left="720" w:hanging="283"/>
        <w:jc w:val="both"/>
      </w:pPr>
      <w:r>
        <w:rPr>
          <w:rFonts w:ascii="Times New Roman" w:hAnsi="Times New Roman" w:eastAsia="Times New Roman"/>
          <w:b w:val="0"/>
          <w:i w:val="0"/>
          <w:sz w:val="26"/>
        </w:rPr>
        <w:t xml:space="preserve">- </w:t>
      </w:r>
      <w:r>
        <w:rPr>
          <w:rFonts w:ascii="Times New Roman" w:hAnsi="Times New Roman" w:eastAsia="Times New Roman"/>
          <w:b/>
          <w:i w:val="0"/>
          <w:sz w:val="26"/>
        </w:rPr>
        <w:t xml:space="preserve">Yêu cầu 4: </w:t>
      </w:r>
      <w:del w:id="1023" w:author="Claude" w:date="2026-09-30T19:14:55Z">
        <w:r>
          <w:rPr>
            <w:rFonts w:ascii="Times New Roman" w:hAnsi="Times New Roman" w:eastAsia="Times New Roman"/>
            <w:b w:val="0"/>
            <w:i w:val="0"/>
            <w:sz w:val="26"/>
          </w:rPr>
          <w:delText>Đưa sở hữu trí tuệ thành nội dung học bắt buộc trong chương trình đào tạo sinh viên khối kỹ thuật, công nghệ và các ngành liên quan (điểm h khoản 1);</w:delText>
        </w:r>
      </w:del>
      <w:ins w:id="1024" w:author="Claude" w:date="2026-09-30T19:14:55Z">
        <w:r>
          <w:rPr>
            <w:rFonts w:ascii="Times New Roman" w:hAnsi="Times New Roman" w:eastAsia="Times New Roman"/>
            <w:b w:val="0"/>
            <w:i w:val="0"/>
            <w:sz w:val="26"/>
          </w:rPr>
          <w:t xml:space="preserve">Xây dựng chương trình giáo dục, đào tạo về sở hữu trí tuệ và nghiên cứu đưa sở hữu trí tuệ, kỹ năng khai thác thương mại quyền sở hữu trí tuệ thành nội dung học bắt buộc tại các cơ sở giáo dục đại học (điểm b khoản 8);</w:t>
        </w:r>
      </w:ins>
    </w:p>
    <w:p>
      <w:pPr>
        <w:spacing w:before="40" w:after="40" w:line="400" w:lineRule="exact"/>
        <w:ind w:left="720" w:hanging="283"/>
        <w:jc w:val="both"/>
      </w:pPr>
      <w:r>
        <w:rPr>
          <w:rFonts w:ascii="Times New Roman" w:hAnsi="Times New Roman" w:eastAsia="Times New Roman"/>
          <w:b w:val="0"/>
          <w:i w:val="0"/>
          <w:sz w:val="26"/>
        </w:rPr>
        <w:t xml:space="preserve">- </w:t>
      </w:r>
      <w:r>
        <w:rPr>
          <w:rFonts w:ascii="Times New Roman" w:hAnsi="Times New Roman" w:eastAsia="Times New Roman"/>
          <w:b/>
          <w:i w:val="0"/>
          <w:sz w:val="26"/>
        </w:rPr>
        <w:t xml:space="preserve">Yêu cầu 5: </w:t>
      </w:r>
      <w:del w:id="1025" w:author="Claude" w:date="2026-09-30T19:14:55Z">
        <w:r>
          <w:rPr>
            <w:rFonts w:ascii="Times New Roman" w:hAnsi="Times New Roman" w:eastAsia="Times New Roman"/>
            <w:b w:val="0"/>
            <w:i w:val="0"/>
            <w:sz w:val="26"/>
          </w:rPr>
          <w:delText>Phối hợp chuẩn bị cho Đề án gắn sở hữu trí tuệ với giáo dục đại học do Bộ Giáo dục và Đào tạo dự thảo vào quý 2 năm 2027.</w:delText>
        </w:r>
      </w:del>
      <w:ins w:id="1026" w:author="Claude" w:date="2026-09-30T19:14:55Z">
        <w:r>
          <w:rPr>
            <w:rFonts w:ascii="Times New Roman" w:hAnsi="Times New Roman" w:eastAsia="Times New Roman"/>
            <w:b w:val="0"/>
            <w:i w:val="0"/>
            <w:sz w:val="26"/>
          </w:rPr>
          <w:t xml:space="preserve">Chuẩn bị tham gia Đề án tăng cường hoạt động sở hữu trí tuệ của cơ sở giáo dục đại học do Bộ Giáo dục và Đào tạo chủ trì, dự thảo trình phê duyệt trong quý II năm 2027 và thực hiện giai đoạn 2027 - 2030.</w:t>
        </w:r>
      </w:ins>
    </w:p>
    <w:p>
      <w:pPr>
        <w:spacing w:before="60" w:after="60" w:line="400" w:lineRule="exact"/>
        <w:ind w:firstLine="720"/>
        <w:jc w:val="both"/>
      </w:pPr>
      <w:r>
        <w:rPr>
          <w:rFonts w:ascii="Times New Roman" w:hAnsi="Times New Roman" w:eastAsia="Times New Roman"/>
          <w:b w:val="0"/>
          <w:i w:val="0"/>
          <w:sz w:val="26"/>
        </w:rPr>
        <w:t xml:space="preserve">Bên cạnh đó, </w:t>
      </w:r>
      <w:del w:id="1027" w:author="Claude" w:date="2026-09-30T19:14:55Z">
        <w:r>
          <w:rPr>
            <w:rFonts w:ascii="Times New Roman" w:hAnsi="Times New Roman" w:eastAsia="Times New Roman"/>
            <w:b w:val="0"/>
            <w:i w:val="0"/>
            <w:sz w:val="26"/>
          </w:rPr>
          <w:delText xml:space="preserve">việc kết nối Mạng lưới Trung tâm Hỗ trợ công nghệ và đổi mới sáng tạo theo Quyết định số 1068/QĐ-TTg và Quyết định số 2205/QĐ-TTg giúp Nhà trường tiếp cận</w:delText>
        </w:r>
      </w:del>
      <w:ins w:id="1028" w:author="Claude" w:date="2026-09-30T19:14:55Z">
        <w:r>
          <w:rPr>
            <w:rFonts w:ascii="Times New Roman" w:hAnsi="Times New Roman" w:eastAsia="Times New Roman"/>
            <w:b w:val="0"/>
            <w:i w:val="0"/>
            <w:sz w:val="26"/>
          </w:rPr>
          <w:t xml:space="preserve">tư cách thành viên Mạng lưới Trung tâm Hỗ trợ công nghệ và đổi mới sáng tạo mà Nhà trường có từ năm 2023 giúp Nhà trường tiếp cận</w:t>
        </w:r>
      </w:ins>
      <w:r>
        <w:rPr>
          <w:rFonts w:ascii="Times New Roman" w:hAnsi="Times New Roman" w:eastAsia="Times New Roman"/>
          <w:b w:val="0"/>
          <w:i w:val="0"/>
          <w:sz w:val="26"/>
        </w:rPr>
        <w:t xml:space="preserve"> cơ sở dữ liệu sáng chế quốc tế phục vụ công tác tra cứu tiền kiểm và đánh giá tính mới của kết quả nghiên cứu.</w:t>
      </w:r>
    </w:p>
    <w:p>
      <w:pPr>
        <w:spacing w:before="60" w:after="60" w:line="400" w:lineRule="exact"/>
        <w:ind w:firstLine="720"/>
        <w:jc w:val="both"/>
      </w:pPr>
      <w:r>
        <w:rPr>
          <w:rFonts w:ascii="Times New Roman" w:hAnsi="Times New Roman" w:eastAsia="Times New Roman"/>
          <w:b/>
          <w:i w:val="0"/>
          <w:sz w:val="26"/>
        </w:rPr>
        <w:t xml:space="preserve">Thứ sáu, </w:t>
      </w:r>
      <w:del w:id="1029" w:author="Claude" w:date="2026-09-30T19:14:55Z">
        <w:r>
          <w:rPr>
            <w:rFonts w:ascii="Times New Roman" w:hAnsi="Times New Roman" w:eastAsia="Times New Roman"/>
            <w:b w:val="0"/>
            <w:i w:val="0"/>
            <w:sz w:val="26"/>
          </w:rPr>
          <w:delText xml:space="preserve">Chỉ thị số 02/CT-TTg của Thủ tướng Chính phủ về tăng cường thực thi quyền sở hữu trí tuệ yêu cầu ứng dụng công nghệ số, trí tuệ nhân tạo và kết nối cơ sở dữ liệu quốc gia về thực thi sở hữu trí tuệ đến năm 2026</w:delText>
        </w:r>
      </w:del>
      <w:ins w:id="1030" w:author="Claude" w:date="2026-09-30T19:14:55Z">
        <w:r>
          <w:rPr>
            <w:rFonts w:ascii="Times New Roman" w:hAnsi="Times New Roman" w:eastAsia="Times New Roman"/>
            <w:b w:val="0"/>
            <w:i w:val="0"/>
            <w:sz w:val="26"/>
          </w:rPr>
          <w:t xml:space="preserve">Chỉ thị số 02/CT-TTg ngày 30 tháng 01 năm 2026 của Thủ tướng Chính phủ về tăng cường thực thi quyền sở hữu trí tuệ giao Bộ Khoa học và Công nghệ xây dựng cơ sở dữ liệu quốc gia về thực thi quyền sở hữu trí tuệ, đưa vào vận hành trong năm 2026, tăng cường ứng dụng trí tuệ nhân tạo và công nghệ chuỗi khối trong bảo vệ quyền, đồng thời giao Bộ Giáo dục và Đào tạo nghiên cứu đưa chương trình giáo dục về sở hữu trí tuệ vào các hệ, cấp học phù hợp</w:t>
        </w:r>
      </w:ins>
      <w:r>
        <w:rPr>
          <w:rFonts w:ascii="Times New Roman" w:hAnsi="Times New Roman" w:eastAsia="Times New Roman"/>
          <w:b w:val="0"/>
          <w:i w:val="0"/>
          <w:sz w:val="26"/>
        </w:rPr>
        <w:t xml:space="preserve">, tạo thêm căn cứ cho việc xây dựng hạ tầng số hóa dữ liệu tài sản trí tuệ tại Nhà trường.</w:t>
      </w:r>
    </w:p>
    <w:p>
      <w:pPr>
        <w:spacing w:before="240" w:after="120"/>
        <w:ind w:firstLine="720"/>
        <w:jc w:val="both"/>
        <w:rPr>
          <w:ins w:id="1031" w:author="Claude" w:date="2026-09-30T19:14:55Z"/>
        </w:rPr>
      </w:pPr>
      <w:ins w:id="1032" w:author="Claude" w:date="2026-09-30T19:14:55Z">
        <w:r>
          <w:rPr>
            <w:rFonts w:ascii="Times New Roman" w:hAnsi="Times New Roman" w:eastAsia="Times New Roman"/>
            <w:b/>
            <w:i w:val="0"/>
            <w:sz w:val="26"/>
          </w:rPr>
          <w:t xml:space="preserve">3.1.2. Thời cơ và thách thức</w:t>
        </w:r>
      </w:ins>
    </w:p>
    <w:p>
      <w:pPr>
        <w:spacing w:before="60" w:after="60" w:line="400" w:lineRule="exact"/>
        <w:ind w:firstLine="720"/>
        <w:jc w:val="both"/>
        <w:rPr>
          <w:ins w:id="1033" w:author="Claude" w:date="2026-09-30T19:14:55Z"/>
        </w:rPr>
      </w:pPr>
      <w:ins w:id="1034" w:author="Claude" w:date="2026-09-30T19:14:55Z">
        <w:r>
          <w:rPr>
            <w:rFonts w:ascii="Times New Roman" w:hAnsi="Times New Roman" w:eastAsia="Times New Roman"/>
            <w:b w:val="0"/>
            <w:i w:val="0"/>
            <w:sz w:val="26"/>
          </w:rPr>
          <w:t xml:space="preserve">Bên cạnh các căn cứ pháp lý nêu trên, hệ thống giải pháp cần tính đến những thay đổi sắp có hiệu lực. Quan trọng nhất là Thông tư số 83/2026/TT-BGDĐT ngày 30 tháng 9 năm 2026 của Bộ trưởng Bộ Giáo dục và Đào tạo quy định Chuẩn cơ sở giáo dục đại học, có hiệu lực từ ngày 15 tháng 11 năm 2026 và thay thế Thông tư số 01/2024/TT-BGDĐT. Thông tư này chưa áp dụng cho giai đoạn đánh giá tại Chương 2, nhưng sẽ là thước đo bắt buộc đối với Nhà trường trong thời gian triển khai giải pháp, qua đó tạo ra cả thời cơ lẫn thách thức.</w:t>
        </w:r>
      </w:ins>
    </w:p>
    <w:p>
      <w:pPr>
        <w:spacing w:before="60" w:after="60" w:line="400" w:lineRule="exact"/>
        <w:ind w:firstLine="720"/>
        <w:jc w:val="both"/>
        <w:rPr>
          <w:ins w:id="1035" w:author="Claude" w:date="2026-09-30T19:14:55Z"/>
        </w:rPr>
      </w:pPr>
      <w:ins w:id="1036" w:author="Claude" w:date="2026-09-30T19:14:55Z">
        <w:r>
          <w:rPr>
            <w:rFonts w:ascii="Times New Roman" w:hAnsi="Times New Roman" w:eastAsia="Times New Roman"/>
            <w:b w:val="0"/>
            <w:i w:val="0"/>
            <w:sz w:val="26"/>
          </w:rPr>
          <w:t xml:space="preserve">Về thời cơ, văn bằng sở hữu công nghiệp được định giá cao hơn trong Chuẩn mới. Theo công thức tại mục 6.2.1 Phụ lục II, một bằng độc quyền giải pháp hữu ích được tính 3 sản phẩm khoa học, công nghệ và đổi mới sáng tạo quy đổi thay cho 1 sản phẩm như trước, một bằng độc quyền sáng chế được tính 5 sản phẩm; bảng tổng hợp cuối Phụ lục II chưa nêu giải pháp hữu ích nên cần theo dõi hướng dẫn thực hiện. Với 8 sản phẩm đề tài cấp cơ sở phù hợp với giải pháp hữu ích đã nhận diện tại Chương 2, việc xác lập quyền vừa tạo ra tài sản, vừa nâng kết quả đánh giá theo Chuẩn. Bảng 6B Phụ lục II tách riêng khoản thu từ thương mại hóa kết quả nghiên cứu, sở hữu trí tuệ, spin-off, start-up, nên hoạt động khai thác tài sản trí tuệ sẽ được ghi nhận như một đóng góp riêng vào tỷ trọng thu khoa học, công nghệ. Cùng với đó, ba đề tài cấp quốc gia sẽ lần lượt nghiệm thu và Quỹ Học bổng sau tiến sĩ Ngô Xuân Độ với ngân sách 5 tỷ đồng bắt đầu cho kết quả, là hai nguồn hình thành tài sản trí tuệ lớn trong những năm tới.</w:t>
        </w:r>
      </w:ins>
    </w:p>
    <w:p>
      <w:pPr>
        <w:spacing w:before="60" w:after="60" w:line="400" w:lineRule="exact"/>
        <w:ind w:firstLine="720"/>
        <w:jc w:val="both"/>
        <w:rPr>
          <w:ins w:id="1037" w:author="Claude" w:date="2026-09-30T19:14:55Z"/>
        </w:rPr>
      </w:pPr>
      <w:ins w:id="1038" w:author="Claude" w:date="2026-09-30T19:14:55Z">
        <w:r>
          <w:rPr>
            <w:rFonts w:ascii="Times New Roman" w:hAnsi="Times New Roman" w:eastAsia="Times New Roman"/>
            <w:b w:val="0"/>
            <w:i w:val="0"/>
            <w:sz w:val="26"/>
          </w:rPr>
          <w:t xml:space="preserve">Về thách thức, thứ nhất, tiêu chí 1.1 yêu cầu văn bản quản trị nội bộ ban hành đúng thẩm quyền và còn hiệu lực đối với 21 nội dung bắt buộc, trong đó lần đầu có quy định về sở hữu trí tuệ, liêm chính khoa học, liêm chính học thuật. Quyết định 213 và Quyết định 217 chưa có nội dung liêm chính và còn chồng lấn về phân chia lợi ích, nên việc hợp nhất quy chế tại Giải pháp 1 trở thành yêu cầu có thời hạn. Thứ hai, tiêu chí 1.3 yêu cầu dữ liệu kết quả hoạt động được cập nhật đầy đủ, đúng định dạng và nhất quán trên HEMIS, trong khi hệ thống thống kê của Nhà trường chưa có danh mục tài sản trí tuệ. Thứ ba, Chuẩn vẫn đặt trọng số lớn vào công bố quốc tế. Nhà trường có đào tạo trình độ tiến sĩ nên áp dụng ngưỡng 0,6 sản phẩm quy đổi trên một giảng viên quy đổi, trong đó công bố WoS, Scopus không thấp hơn 0,3. Ước tính theo số liệu năm 2025, Nhà trường đạt khoảng 0,63 đến 1,6 sản phẩm quy đổi, vượt ngưỡng mà không cần văn bằng nào, nhưng chỉ số công bố WoS, Scopus chỉ khoảng 0,31 và văn bằng không được tính vào chỉ số này. Ước tính tạm lấy 145 giảng viên theo danh sách năm 2026, quy đổi được 128,0 giảng viên, coi 40 bài báo có phân hạng Q là bài thuộc WoS hoặc Scopus và chưa áp dụng hệ số lĩnh vực. Sức ép giữ ngưỡng công bố có thể tiếp tục kéo giảng viên về phía công bố trước, làm tăng nguy cơ kết quả nghiên cứu mất tính mới nếu không có khâu rà soát trước khi công bố như Nguyên tắc 4 đặt ra.</w:t>
        </w:r>
      </w:ins>
    </w:p>
    <w:p>
      <w:pPr>
        <w:spacing w:before="240" w:after="120"/>
        <w:ind w:firstLine="720"/>
        <w:jc w:val="both"/>
      </w:pPr>
      <w:del w:id="1039" w:author="Claude" w:date="2026-09-30T19:14:55Z">
        <w:r>
          <w:rPr>
            <w:rFonts w:ascii="Times New Roman" w:hAnsi="Times New Roman" w:eastAsia="Times New Roman"/>
            <w:b/>
            <w:i w:val="0"/>
            <w:sz w:val="26"/>
          </w:rPr>
          <w:delText>3.1.2. Các nguyên tắc xây dựng giải pháp</w:delText>
        </w:r>
      </w:del>
      <w:ins w:id="1040" w:author="Claude" w:date="2026-09-30T19:14:55Z">
        <w:r>
          <w:rPr>
            <w:rFonts w:ascii="Times New Roman" w:hAnsi="Times New Roman" w:eastAsia="Times New Roman"/>
            <w:b/>
            <w:i w:val="0"/>
            <w:sz w:val="26"/>
          </w:rPr>
          <w:t xml:space="preserve">3.1.3. Các nguyên tắc xây dựng giải pháp</w:t>
        </w:r>
      </w:ins>
    </w:p>
    <w:p>
      <w:pPr>
        <w:spacing w:before="60" w:after="60" w:line="400" w:lineRule="exact"/>
        <w:ind w:firstLine="720"/>
        <w:jc w:val="both"/>
      </w:pPr>
      <w:r>
        <w:rPr>
          <w:rFonts w:ascii="Times New Roman" w:hAnsi="Times New Roman" w:eastAsia="Times New Roman"/>
          <w:b w:val="0"/>
          <w:i w:val="0"/>
          <w:sz w:val="26"/>
        </w:rPr>
        <w:t xml:space="preserve">Dữ liệu thực trạng tại Chương 2 phản ánh </w:t>
      </w:r>
      <w:del w:id="1041" w:author="Claude" w:date="2026-09-30T19:14:55Z">
        <w:r>
          <w:rPr>
            <w:rFonts w:ascii="Times New Roman" w:hAnsi="Times New Roman" w:eastAsia="Times New Roman"/>
            <w:b w:val="0"/>
            <w:i w:val="0"/>
            <w:sz w:val="26"/>
          </w:rPr>
          <w:delText xml:space="preserve">khoảng trống lớn về nhận thức và động lực</w:delText>
        </w:r>
      </w:del>
      <w:ins w:id="1042" w:author="Claude" w:date="2026-09-30T19:14:55Z">
        <w:r>
          <w:rPr>
            <w:rFonts w:ascii="Times New Roman" w:hAnsi="Times New Roman" w:eastAsia="Times New Roman"/>
            <w:b w:val="0"/>
            <w:i w:val="0"/>
            <w:sz w:val="26"/>
          </w:rPr>
          <w:t xml:space="preserve">khoảng trống lớn về quy trình và động lực</w:t>
        </w:r>
      </w:ins>
      <w:r>
        <w:rPr>
          <w:rFonts w:ascii="Times New Roman" w:hAnsi="Times New Roman" w:eastAsia="Times New Roman"/>
          <w:b w:val="0"/>
          <w:i w:val="0"/>
          <w:sz w:val="26"/>
        </w:rPr>
        <w:t xml:space="preserve">: hệ số Gini về phân bố công bố khoa học lên tới 0,829, cả giai đoạn năm năm mới phát sinh một đơn sáng chế từ đề tài cơ sở. Thực trạng này cho thấy không chỉ là vấn đề quy trình hay thủ tục, mà là vấn đề hệ thống - từ tư duy quản trị, động lực tài chính, năng lực chuyên trách đến văn hóa sáng tạo. Để khắc phục triệt để các nguyên nhân này, hệ thống giải pháp được xây dựng dựa trên năm nguyên tắc chỉ đạo:</w:t>
      </w:r>
    </w:p>
    <w:p>
      <w:pPr>
        <w:spacing w:before="60" w:after="60" w:line="400" w:lineRule="exact"/>
        <w:ind w:firstLine="720"/>
        <w:jc w:val="both"/>
      </w:pPr>
      <w:r>
        <w:rPr>
          <w:rFonts w:ascii="Times New Roman" w:hAnsi="Times New Roman" w:eastAsia="Times New Roman"/>
          <w:b/>
          <w:i w:val="0"/>
          <w:sz w:val="26"/>
        </w:rPr>
        <w:t xml:space="preserve">Nguyên tắc 1: </w:t>
      </w:r>
      <w:r>
        <w:rPr>
          <w:rFonts w:ascii="Times New Roman" w:hAnsi="Times New Roman" w:eastAsia="Times New Roman"/>
          <w:b w:val="0"/>
          <w:i w:val="0"/>
          <w:sz w:val="26"/>
        </w:rPr>
        <w:t>Chuyển từ quản lý hành chính thụ động sang kiến tạo hệ sinh thái đồng hành và kích hoạt phong trào sáng tạo, theo tinh thần Kết luận số 51-KL/TW. Bộ phận quản trị đóng vai trò là nhà ươm tạo, hỗ trợ nhà nghiên cứu ngay từ khâu ý tưởng, thay vì chỉ tiếp nhận hồ sơ khi kết quả đã hoàn thành. Nguyên tắc này đặt trọng tâm vào việc kích hoạt phong trào đăng ký bảo hộ sở hữu trí tuệ trên diện rộng, thay đổi nhận thức của giảng viên từ "nghiên cứu xong mới tính" sang "nghiên cứu gắn liền với bảo hộ ngay từ đầu".</w:t>
      </w:r>
    </w:p>
    <w:p>
      <w:pPr>
        <w:spacing w:before="60" w:after="60" w:line="400" w:lineRule="exact"/>
        <w:ind w:firstLine="720"/>
        <w:jc w:val="both"/>
      </w:pPr>
      <w:r>
        <w:rPr>
          <w:rFonts w:ascii="Times New Roman" w:hAnsi="Times New Roman" w:eastAsia="Times New Roman"/>
          <w:b/>
          <w:i w:val="0"/>
          <w:sz w:val="26"/>
        </w:rPr>
        <w:t xml:space="preserve">Nguyên tắc 2: </w:t>
      </w:r>
      <w:r>
        <w:rPr>
          <w:rFonts w:ascii="Times New Roman" w:hAnsi="Times New Roman" w:eastAsia="Times New Roman"/>
          <w:b w:val="0"/>
          <w:i w:val="0"/>
          <w:sz w:val="26"/>
        </w:rPr>
        <w:t>Bảo đảm tính hệ thống, đồng bộ và đáp ứng đầy đủ yêu cầu của khung pháp lý mới (Luật số 125/2025/QH15, Luật số 93/2025/QH15, Luật số 131/2025/QH15 và Quyết định số 1624/QĐ-TTg). Mỗi giải pháp đều được thiết kế để đáp ứng trực tiếp một hoặc nhiều yêu cầu cụ thể của các văn bản pháp luật mới, tránh tình trạng đề xuất giải pháp chung chung không gắn với căn cứ pháp lý.</w:t>
      </w:r>
    </w:p>
    <w:p>
      <w:pPr>
        <w:spacing w:before="60" w:after="60" w:line="400" w:lineRule="exact"/>
        <w:ind w:firstLine="720"/>
        <w:jc w:val="both"/>
      </w:pPr>
      <w:r>
        <w:rPr>
          <w:rFonts w:ascii="Times New Roman" w:hAnsi="Times New Roman" w:eastAsia="Times New Roman"/>
          <w:b/>
          <w:i w:val="0"/>
          <w:sz w:val="26"/>
        </w:rPr>
        <w:t xml:space="preserve">Nguyên tắc 3: </w:t>
      </w:r>
      <w:r>
        <w:rPr>
          <w:rFonts w:ascii="Times New Roman" w:hAnsi="Times New Roman" w:eastAsia="Times New Roman"/>
          <w:b w:val="0"/>
          <w:i w:val="0"/>
          <w:sz w:val="26"/>
        </w:rPr>
        <w:t>Bảo đảm tính khả thi và kế thừa, gắn liền với điều kiện thực tế của Trường Đại học Thành Đô. Giải pháp không đề xuất thay đổi đột ngột bộ máy tổ chức hiện hành mà kế thừa và phát huy vai trò hiện có của Bộ phận Pháp chế (thuộc Trung tâm Dịch vụ và Quản trị hành chính tổng hợp) - đơn vị hiện đang trực tiếp đảm nhiệm công tác soạn thảo quy chế, tiếp nhận hồ sơ, thực hiện thủ tục xác lập quyền và lưu trữ bằng chứng nhận tài sản trí tuệ. Trên nền tảng đó, giải pháp bổ sung cơ chế phối hợp liên phòng ban để nâng cao hiệu quả vận hành.</w:t>
      </w:r>
    </w:p>
    <w:p>
      <w:pPr>
        <w:spacing w:before="60" w:after="60" w:line="400" w:lineRule="exact"/>
        <w:ind w:firstLine="720"/>
        <w:jc w:val="both"/>
      </w:pPr>
      <w:r>
        <w:rPr>
          <w:rFonts w:ascii="Times New Roman" w:hAnsi="Times New Roman" w:eastAsia="Times New Roman"/>
          <w:b/>
          <w:i w:val="0"/>
          <w:sz w:val="26"/>
        </w:rPr>
        <w:t xml:space="preserve">Nguyên tắc 4: </w:t>
      </w:r>
      <w:r>
        <w:rPr>
          <w:rFonts w:ascii="Times New Roman" w:hAnsi="Times New Roman" w:eastAsia="Times New Roman"/>
          <w:b w:val="0"/>
          <w:i w:val="0"/>
          <w:sz w:val="26"/>
        </w:rPr>
        <w:t>Chủ động rà soát bộc lộ công khai và bảo hộ tài sản trí tuệ từ khâu định hướng ban đầu đến biên bản nghiệm thu đề tài. Nguyên tắc này bảo đảm không bỏ sót bất kỳ kết quả nghiên cứu nào có khả năng bảo hộ, đồng thời ngăn ngừa nguy cơ bộc lộ công khai làm mất tính mới của sáng chế trước khi kịp nộp đơn đăng ký.</w:t>
      </w:r>
    </w:p>
    <w:p>
      <w:pPr>
        <w:spacing w:before="60" w:after="60" w:line="400" w:lineRule="exact"/>
        <w:ind w:firstLine="720"/>
        <w:jc w:val="both"/>
      </w:pPr>
      <w:r>
        <w:rPr>
          <w:rFonts w:ascii="Times New Roman" w:hAnsi="Times New Roman" w:eastAsia="Times New Roman"/>
          <w:b/>
          <w:i w:val="0"/>
          <w:sz w:val="26"/>
        </w:rPr>
        <w:t xml:space="preserve">Nguyên tắc 5: </w:t>
      </w:r>
      <w:r>
        <w:rPr>
          <w:rFonts w:ascii="Times New Roman" w:hAnsi="Times New Roman" w:eastAsia="Times New Roman"/>
          <w:b w:val="0"/>
          <w:i w:val="0"/>
          <w:sz w:val="26"/>
        </w:rPr>
        <w:t>Hài hòa lợi ích kinh tế và quyền nhân thân giữa Nhà trường, tập thể tác giả và các pháp nhân thành viên trong hệ sinh thái giáo dục. Cơ chế phân chia lợi ích phải đủ hấp dẫn để tạo động lực cho giảng viên - nghiên cứu sinh chủ động tham gia, đồng thời bảo đảm nguồn tái đầu tư cho quỹ phát triển khoa học công nghệ của Nhà trường.</w:t>
      </w:r>
    </w:p>
    <w:p>
      <w:pPr>
        <w:spacing w:before="240" w:after="120"/>
        <w:ind w:firstLine="720"/>
        <w:jc w:val="both"/>
      </w:pPr>
      <w:r>
        <w:rPr>
          <w:rFonts w:ascii="Times New Roman" w:hAnsi="Times New Roman" w:eastAsia="Times New Roman"/>
          <w:b/>
          <w:i w:val="0"/>
          <w:sz w:val="26"/>
        </w:rPr>
        <w:t>3.2. Hệ thống giải pháp cụ thể</w:t>
      </w:r>
    </w:p>
    <w:p>
      <w:pPr>
        <w:spacing w:before="60" w:after="60" w:line="400" w:lineRule="exact"/>
        <w:ind w:firstLine="720"/>
        <w:jc w:val="both"/>
      </w:pPr>
      <w:r>
        <w:rPr>
          <w:rFonts w:ascii="Times New Roman" w:hAnsi="Times New Roman" w:eastAsia="Times New Roman"/>
          <w:b w:val="0"/>
          <w:i w:val="0"/>
          <w:sz w:val="26"/>
        </w:rPr>
        <w:t>Trên cơ sở phân tích thực trạng tại Chương 2 và các căn cứ pháp lý nêu trên, Đề tài xây dựng hệ thống gồm 05 nhóm giải pháp, mỗi nhóm giải pháp được trình bày theo kết cấu 4 trụ cột: Mục tiêu - Nội dung thực hiện - Chủ thể thực hiện - Điều kiện bảo đảm. Các giải pháp được sắp xếp theo trình tự logic: từ hoàn thiện thể chế nội bộ (nền tảng pháp lý), kiện toàn bộ máy tổ chức (nền tảng quản trị), chuẩn hóa quy trình vận hành (nền tảng kỹ thuật), xây dựng cơ chế tài chính (nền tảng nguồn lực) đến phát triển văn hóa và đào tạo (nền tảng nhận thức).</w:t>
      </w:r>
    </w:p>
    <w:p>
      <w:pPr>
        <w:spacing w:before="240" w:after="120"/>
        <w:ind w:firstLine="720"/>
        <w:jc w:val="both"/>
      </w:pPr>
      <w:r>
        <w:rPr>
          <w:rFonts w:ascii="Times New Roman" w:hAnsi="Times New Roman" w:eastAsia="Times New Roman"/>
          <w:b/>
          <w:i w:val="0"/>
          <w:sz w:val="26"/>
        </w:rPr>
        <w:t>3.2.1. Giải pháp 1: Hoàn thiện cơ chế, chính sách và hệ thống quy chế nội bộ về quản lý quyền sở hữu trí tuệ</w:t>
      </w:r>
    </w:p>
    <w:p>
      <w:pPr>
        <w:spacing w:before="60" w:after="60" w:line="400" w:lineRule="exact"/>
        <w:ind w:firstLine="720"/>
        <w:jc w:val="both"/>
      </w:pPr>
      <w:r>
        <w:rPr>
          <w:rFonts w:ascii="Times New Roman" w:hAnsi="Times New Roman" w:eastAsia="Times New Roman"/>
          <w:b/>
          <w:i w:val="0"/>
          <w:sz w:val="26"/>
        </w:rPr>
        <w:t>a) Mục tiêu của giải pháp</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 xml:space="preserve">Kết quả phân tích thực trạng tại Chương 2 cho thấy </w:t>
      </w:r>
      <w:del w:id="1043" w:author="Claude" w:date="2026-09-30T19:14:55Z">
        <w:r>
          <w:rPr>
            <w:rFonts w:ascii="Times New Roman" w:hAnsi="Times New Roman" w:eastAsia="Times New Roman"/>
            <w:b w:val="0"/>
            <w:i w:val="0"/>
            <w:sz w:val="26"/>
          </w:rPr>
          <w:delText xml:space="preserve">hiện nay Nhà trường đang vận hành đồng thời ba văn bản nội bộ (Quyết định số 213/QĐ-ĐHTĐ, Quyết định số 217/QĐ-ĐHTĐ và Quy chế chi tiêu nội bộ) với ba công thức chia lợi ích khác nhau, dẫn đến sự chồng chéo, mâu thuẫn trong áp dụng thực tế. Đồng thời, phạm vi các đối tượng được bảo hộ còn thiếu nhiều loại hình quan trọng như giải pháp hữu ích, sưu tập dữ liệu, bí mật kinh doanh, giáo trình số và nhãn hiệu các pháp nhân thành viên.</w:delText>
        </w:r>
      </w:del>
      <w:ins w:id="1044" w:author="Claude" w:date="2026-09-30T19:14:55Z">
        <w:r>
          <w:rPr>
            <w:rFonts w:ascii="Times New Roman" w:hAnsi="Times New Roman" w:eastAsia="Times New Roman"/>
            <w:b w:val="0"/>
            <w:i w:val="0"/>
            <w:sz w:val="26"/>
          </w:rPr>
          <w:t xml:space="preserve">hiện nay Nhà trường đang vận hành đồng thời bốn văn bản nội bộ có quy định về sở hữu trí tuệ, gồm Quyết định số 213/QĐ-ĐHTĐ, Quyết định số 217/QĐ-ĐHTĐ ban hành Quy chế quản trị tài sản trí tuệ năm 2024, Quy chế chi tiêu nội bộ và Điều lệ Quỹ Học bổng sau tiến sĩ Ngô Xuân Độ, với năm quy định khác nhau về phân chia lợi ích, dẫn đến sự chồng chéo trong áp dụng thực tế. Quy chế ban hành kèm Quyết định 217 đã mở rộng phạm vi tài sản tới giải pháp hữu ích, cơ sở dữ liệu, bí mật thương mại, giáo trình điện tử và nhãn hiệu của các đơn vị thuộc Trường, nhưng không dẫn chiếu và không thay thế Chương VI Quyết định 213, chưa có biểu mẫu để nhận diện các tài sản này trong thực tế và chưa có nội dung về liêm chính khoa học, liêm chính học thuật mà Thông tư số 83/2026/TT-BGDĐT xếp cùng nhóm nội dung quản trị bắt buộc về sở hữu trí tuệ.</w:t>
        </w:r>
      </w:ins>
    </w:p>
    <w:p>
      <w:pPr>
        <w:spacing w:before="60" w:after="60" w:line="400" w:lineRule="exact"/>
        <w:ind w:firstLine="720"/>
        <w:jc w:val="both"/>
      </w:pPr>
      <w:r>
        <w:rPr>
          <w:rFonts w:ascii="Times New Roman" w:hAnsi="Times New Roman" w:eastAsia="Times New Roman"/>
          <w:b w:val="0"/>
          <w:i w:val="0"/>
          <w:sz w:val="26"/>
        </w:rPr>
        <w:t>Giải pháp này nhằm khắc phục triệt để tình trạng nêu trên bằng việc ban hành một Quy chế quản lý và khai thác tài sản trí tuệ hợp nhất duy nhất, bảo đảm đồng bộ với toàn bộ khung pháp lý mới và tạo nền tảng thể chế cho việc triển khai các giải pháp tiếp theo.</w:t>
      </w:r>
    </w:p>
    <w:p>
      <w:pPr>
        <w:spacing w:before="60" w:after="60" w:line="400" w:lineRule="exact"/>
        <w:ind w:firstLine="720"/>
        <w:jc w:val="both"/>
      </w:pPr>
      <w:r>
        <w:rPr>
          <w:rFonts w:ascii="Times New Roman" w:hAnsi="Times New Roman" w:eastAsia="Times New Roman"/>
          <w:b/>
          <w:i w:val="0"/>
          <w:sz w:val="26"/>
        </w:rPr>
        <w:t>b) Nội dung thực hiện</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Bộ phận Pháp chế chủ trì tham mưu soạn thảo Quy chế quản lý và khai thác tài sản trí tuệ sửa đổi, hợp nhất Quyết định số 213/QĐ-ĐHTĐ và Quyết định số 217/QĐ-ĐHTĐ. Quy chế mới cần bảo đảm các nội dung trọng tâm sau:</w:t>
      </w:r>
    </w:p>
    <w:p>
      <w:pPr>
        <w:spacing w:before="40" w:after="40" w:line="400" w:lineRule="exact"/>
        <w:ind w:left="720" w:hanging="283"/>
        <w:jc w:val="both"/>
      </w:pPr>
      <w:r>
        <w:rPr>
          <w:rFonts w:ascii="Times New Roman" w:hAnsi="Times New Roman" w:eastAsia="Times New Roman"/>
          <w:b w:val="0"/>
          <w:i w:val="0"/>
          <w:sz w:val="26"/>
        </w:rPr>
        <w:t xml:space="preserve">- </w:t>
      </w:r>
      <w:del w:id="1045" w:author="Claude" w:date="2026-09-30T19:14:55Z">
        <w:r>
          <w:rPr>
            <w:rFonts w:ascii="Times New Roman" w:hAnsi="Times New Roman" w:eastAsia="Times New Roman"/>
            <w:b/>
            <w:i w:val="0"/>
            <w:sz w:val="26"/>
          </w:rPr>
          <w:delText xml:space="preserve">Về phạm vi bảo hộ: </w:delText>
        </w:r>
        <w:r>
          <w:rPr>
            <w:rFonts w:ascii="Times New Roman" w:hAnsi="Times New Roman" w:eastAsia="Times New Roman"/>
            <w:b w:val="0"/>
            <w:i w:val="0"/>
            <w:sz w:val="26"/>
          </w:rPr>
          <w:delText xml:space="preserve">Bổ sung đầy đủ các đối tượng bảo hộ vào phạm vi điều chỉnh, bao gồm:</w:delText>
        </w:r>
      </w:del>
      <w:ins w:id="1046" w:author="Claude" w:date="2026-09-30T19:14:55Z">
        <w:r>
          <w:rPr>
            <w:rFonts w:ascii="Times New Roman" w:hAnsi="Times New Roman" w:eastAsia="Times New Roman"/>
            <w:b/>
            <w:i w:val="0"/>
            <w:sz w:val="26"/>
          </w:rPr>
          <w:t xml:space="preserve">Về phạm vi bảo hộ: Thống nhất một danh mục đối tượng duy nhất trên cơ sở Điều 3 Quy chế ban hành kèm Quyết định 217, bao gồm:</w:t>
        </w:r>
      </w:ins>
      <w:r>
        <w:rPr>
          <w:rFonts w:ascii="Times New Roman" w:hAnsi="Times New Roman" w:eastAsia="Times New Roman"/>
          <w:b w:val="0"/>
          <w:i w:val="0"/>
          <w:sz w:val="26"/>
        </w:rPr>
        <w:t xml:space="preserve"> sáng chế, giải pháp hữu ích, kiểu dáng công nghiệp, thiết kế bố trí, nhãn hiệu, quyền tác giả đối với giáo trình và tài liệu giảng dạy số, sưu tập dữ liệu, bí mật kinh doanh và phần mềm máy tính. Đây là yêu cầu cấp bách khi Nhà trường ngày càng mở rộng hoạt động đào tạo trực tuyến và phát triển học liệu số.</w:t>
      </w:r>
    </w:p>
    <w:p>
      <w:pPr>
        <w:spacing w:before="40" w:after="40" w:line="400" w:lineRule="exact"/>
        <w:ind w:left="720" w:hanging="283"/>
        <w:jc w:val="both"/>
      </w:pPr>
      <w:r>
        <w:rPr>
          <w:rFonts w:ascii="Times New Roman" w:hAnsi="Times New Roman" w:eastAsia="Times New Roman"/>
          <w:b w:val="0"/>
          <w:i w:val="0"/>
          <w:sz w:val="26"/>
        </w:rPr>
        <w:t xml:space="preserve">- </w:t>
      </w:r>
      <w:r>
        <w:rPr>
          <w:rFonts w:ascii="Times New Roman" w:hAnsi="Times New Roman" w:eastAsia="Times New Roman"/>
          <w:b/>
          <w:i w:val="0"/>
          <w:sz w:val="26"/>
        </w:rPr>
        <w:t xml:space="preserve">Về cơ chế thù lao và phân chia lợi ích: </w:t>
      </w:r>
      <w:del w:id="1049" w:author="Claude" w:date="2026-09-30T19:14:55Z">
        <w:r>
          <w:rPr>
            <w:rFonts w:ascii="Times New Roman" w:hAnsi="Times New Roman" w:eastAsia="Times New Roman"/>
            <w:b w:val="0"/>
            <w:i w:val="0"/>
            <w:sz w:val="26"/>
          </w:rPr>
          <w:delText xml:space="preserve">Bãi bỏ mức trần thù lao 100 triệu đồng tại Điều 36 Quyết định số 213/QĐ-ĐHTĐ.</w:delText>
        </w:r>
      </w:del>
      <w:ins w:id="1050" w:author="Claude" w:date="2026-09-30T19:14:55Z">
        <w:r>
          <w:rPr>
            <w:rFonts w:ascii="Times New Roman" w:hAnsi="Times New Roman" w:eastAsia="Times New Roman"/>
            <w:b w:val="0"/>
            <w:i w:val="0"/>
            <w:sz w:val="26"/>
          </w:rPr>
          <w:t xml:space="preserve">Bãi bỏ mức trần thù lao 100 triệu đồng tại điểm a khoản 4 Điều 36 Quyết định số 213/QĐ-ĐHTĐ.</w:t>
        </w:r>
      </w:ins>
      <w:r>
        <w:rPr>
          <w:rFonts w:ascii="Times New Roman" w:hAnsi="Times New Roman" w:eastAsia="Times New Roman"/>
          <w:b w:val="0"/>
          <w:i w:val="0"/>
          <w:sz w:val="26"/>
        </w:rPr>
        <w:t xml:space="preserve"> Áp dụng cơ chế thù lao theo thỏa thuận; </w:t>
      </w:r>
      <w:del w:id="1047" w:author="Claude" w:date="2026-09-30T19:14:55Z">
        <w:r>
          <w:rPr>
            <w:rFonts w:ascii="Times New Roman" w:hAnsi="Times New Roman" w:eastAsia="Times New Roman"/>
            <w:b w:val="0"/>
            <w:i w:val="0"/>
            <w:sz w:val="26"/>
          </w:rPr>
          <w:delText xml:space="preserve">trường hợp không có thỏa thuận thì áp dụng mức thù lao tối thiểu 30% lợi nhuận thuần theo quy định tại khoản 7 Điều 71 Luật Khoa học, Công nghệ và Đổi mới sáng tạo số 93/2025/QH15.</w:delText>
        </w:r>
      </w:del>
      <w:ins w:id="1048" w:author="Claude" w:date="2026-09-30T19:14:55Z">
        <w:r>
          <w:rPr>
            <w:rFonts w:ascii="Times New Roman" w:hAnsi="Times New Roman" w:eastAsia="Times New Roman"/>
            <w:b w:val="0"/>
            <w:i w:val="0"/>
            <w:sz w:val="26"/>
          </w:rPr>
          <w:t xml:space="preserve">trường hợp không có thỏa thuận thì mức thù lao không thấp hơn mức quy định tại khoản 1 Điều 135 Luật Sở hữu trí tuệ đã được sửa đổi theo điểm b khoản 7 Điều 71 Luật số 93/2025/QH15, tức 10% lợi nhuận trước thuế khi Nhà trường tự sử dụng và 15% số tiền nhận được mỗi lần khi chuyển giao quyền sử dụng.</w:t>
        </w:r>
      </w:ins>
      <w:r>
        <w:rPr>
          <w:rFonts w:ascii="Times New Roman" w:hAnsi="Times New Roman" w:eastAsia="Times New Roman"/>
          <w:b w:val="0"/>
          <w:i w:val="0"/>
          <w:sz w:val="26"/>
        </w:rPr>
        <w:t xml:space="preserve"> Quy định tỷ lệ phân chia thù lao linh hoạt: năm đầu tiên phát sinh doanh thu trích tối thiểu 50% lợi nhuận thuần cho tập thể tác giả nhằm tạo động lực ban đầu mạnh mẽ; từ năm thứ hai trở đi trích 30% cho tác giả và 70% cho Quỹ phát triển khoa học công nghệ của Nhà trường.</w:t>
      </w:r>
    </w:p>
    <w:p>
      <w:pPr>
        <w:spacing w:before="40" w:after="40" w:line="400" w:lineRule="exact"/>
        <w:ind w:left="720" w:hanging="283"/>
        <w:jc w:val="both"/>
      </w:pPr>
      <w:r>
        <w:rPr>
          <w:rFonts w:ascii="Times New Roman" w:hAnsi="Times New Roman" w:eastAsia="Times New Roman"/>
          <w:b w:val="0"/>
          <w:i w:val="0"/>
          <w:sz w:val="26"/>
        </w:rPr>
        <w:t xml:space="preserve">- </w:t>
      </w:r>
      <w:r>
        <w:rPr>
          <w:rFonts w:ascii="Times New Roman" w:hAnsi="Times New Roman" w:eastAsia="Times New Roman"/>
          <w:b/>
          <w:i w:val="0"/>
          <w:sz w:val="26"/>
        </w:rPr>
        <w:t xml:space="preserve">Về quan hệ pháp lý: </w:t>
      </w:r>
      <w:r>
        <w:rPr>
          <w:rFonts w:ascii="Times New Roman" w:hAnsi="Times New Roman" w:eastAsia="Times New Roman"/>
          <w:b w:val="0"/>
          <w:i w:val="0"/>
          <w:sz w:val="26"/>
        </w:rPr>
        <w:t>Quy định rõ trách nhiệm pháp lý của từng bên trong quan hệ sở hữu trí tuệ: quyền và nghĩa vụ của Nhà trường với tư cách là chủ sở hữu, quyền nhân thân và quyền tài sản của tác giả, cơ chế xử lý tranh chấp nội bộ và quy trình chuyển nhượng quyền sở hữu khi tác giả chuyển công tác.</w:t>
      </w:r>
    </w:p>
    <w:p>
      <w:pPr>
        <w:spacing w:before="40" w:after="40" w:line="400" w:lineRule="exact"/>
        <w:ind w:left="720" w:hanging="283"/>
        <w:jc w:val="both"/>
      </w:pPr>
      <w:r>
        <w:rPr>
          <w:rFonts w:ascii="Times New Roman" w:hAnsi="Times New Roman" w:eastAsia="Times New Roman"/>
          <w:b w:val="0"/>
          <w:i w:val="0"/>
          <w:sz w:val="26"/>
        </w:rPr>
        <w:t xml:space="preserve">- </w:t>
      </w:r>
      <w:r>
        <w:rPr>
          <w:rFonts w:ascii="Times New Roman" w:hAnsi="Times New Roman" w:eastAsia="Times New Roman"/>
          <w:b/>
          <w:i w:val="0"/>
          <w:sz w:val="26"/>
        </w:rPr>
        <w:t xml:space="preserve">Về nhãn hiệu hệ sinh thái: </w:t>
      </w:r>
      <w:r>
        <w:rPr>
          <w:rFonts w:ascii="Times New Roman" w:hAnsi="Times New Roman" w:eastAsia="Times New Roman"/>
          <w:b w:val="0"/>
          <w:i w:val="0"/>
          <w:sz w:val="26"/>
        </w:rPr>
        <w:t>Lồng ghép quy định về quản lý nhãn hiệu hệ sinh thái (bao gồm nhãn hiệu Trường Đại học Thành Đô và các pháp nhân thành viên) và cơ chế cấp phép sử dụng nhãn hiệu cho các đơn vị trực thuộc.</w:t>
      </w:r>
    </w:p>
    <w:p>
      <w:pPr>
        <w:spacing w:before="60" w:after="60" w:line="400" w:lineRule="exact"/>
        <w:ind w:firstLine="720"/>
        <w:jc w:val="both"/>
      </w:pPr>
      <w:r>
        <w:rPr>
          <w:rFonts w:ascii="Times New Roman" w:hAnsi="Times New Roman" w:eastAsia="Times New Roman"/>
          <w:b/>
          <w:i w:val="0"/>
          <w:sz w:val="26"/>
        </w:rPr>
        <w:t>c) Chủ thể thực hiện</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 xml:space="preserve">Bộ phận Pháp chế (thuộc Trung tâm Dịch vụ và Quản trị hành chính tổng hợp) chủ trì soạn thảo dự thảo Quy chế. </w:t>
      </w:r>
      <w:del w:id="1053" w:author="Claude" w:date="2026-09-30T19:14:55Z">
        <w:r>
          <w:rPr>
            <w:rFonts w:ascii="Times New Roman" w:hAnsi="Times New Roman" w:eastAsia="Times New Roman"/>
            <w:b w:val="0"/>
            <w:i w:val="0"/>
            <w:sz w:val="26"/>
          </w:rPr>
          <w:delText xml:space="preserve">Phòng Quản lý Khoa học và Công nghệ</w:delText>
        </w:r>
      </w:del>
      <w:ins w:id="1054" w:author="Claude" w:date="2026-09-30T19:14:55Z">
        <w:r>
          <w:rPr>
            <w:rFonts w:ascii="Times New Roman" w:hAnsi="Times New Roman" w:eastAsia="Times New Roman"/>
            <w:b w:val="0"/>
            <w:i w:val="0"/>
            <w:sz w:val="26"/>
          </w:rPr>
          <w:t xml:space="preserve">Phòng Khoa học Công nghệ</w:t>
        </w:r>
      </w:ins>
      <w:r>
        <w:rPr>
          <w:rFonts w:ascii="Times New Roman" w:hAnsi="Times New Roman" w:eastAsia="Times New Roman"/>
          <w:b w:val="0"/>
          <w:i w:val="0"/>
          <w:sz w:val="26"/>
        </w:rPr>
        <w:t xml:space="preserve"> rà soát tính phù hợp chuyên môn. Hội đồng Khoa học và Đào tạo thẩm định nội dung. Hiệu trưởng trình Hội đồng trường phê duyệt ban hành. Trong quá trình soạn thảo, Bộ phận Pháp chế cần tham vấn ý kiến của đại diện giảng viên các khoa chuyên môn và Viện Nghiên cứu giáo dục và Chuyển giao tri thức để bảo đảm tính thực tế và sự đồng thuận của cộng đồng học thuật.</w:t>
      </w:r>
    </w:p>
    <w:p>
      <w:pPr>
        <w:spacing w:before="60" w:after="60" w:line="400" w:lineRule="exact"/>
        <w:ind w:firstLine="720"/>
        <w:jc w:val="both"/>
      </w:pPr>
      <w:r>
        <w:rPr>
          <w:rFonts w:ascii="Times New Roman" w:hAnsi="Times New Roman" w:eastAsia="Times New Roman"/>
          <w:b/>
          <w:i w:val="0"/>
          <w:sz w:val="26"/>
        </w:rPr>
        <w:t>d) Điều kiện bảo đảm</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 xml:space="preserve">Bố trí nguồn kinh phí tư vấn pháp lý chuyên sâu từ ngân sách thường xuyên cho việc thuê chuyên gia sở hữu trí tuệ tham gia rà soát dự thảo Quy chế. Rà soát đồng bộ Quy chế chi tiêu nội bộ và </w:t>
      </w:r>
      <w:del w:id="1051" w:author="Claude" w:date="2026-09-30T19:14:55Z">
        <w:r>
          <w:rPr>
            <w:rFonts w:ascii="Times New Roman" w:hAnsi="Times New Roman" w:eastAsia="Times New Roman"/>
            <w:b w:val="0"/>
            <w:i w:val="0"/>
            <w:sz w:val="26"/>
          </w:rPr>
          <w:delText xml:space="preserve">Điều lệ Quỹ Ngô Xuân Đỗ</w:delText>
        </w:r>
      </w:del>
      <w:ins w:id="1052" w:author="Claude" w:date="2026-09-30T19:14:55Z">
        <w:r>
          <w:rPr>
            <w:rFonts w:ascii="Times New Roman" w:hAnsi="Times New Roman" w:eastAsia="Times New Roman"/>
            <w:b w:val="0"/>
            <w:i w:val="0"/>
            <w:sz w:val="26"/>
          </w:rPr>
          <w:t xml:space="preserve">Điều lệ Quỹ Học bổng sau tiến sĩ Ngô Xuân Độ</w:t>
        </w:r>
      </w:ins>
      <w:r>
        <w:rPr>
          <w:rFonts w:ascii="Times New Roman" w:hAnsi="Times New Roman" w:eastAsia="Times New Roman"/>
          <w:b w:val="0"/>
          <w:i w:val="0"/>
          <w:sz w:val="26"/>
        </w:rPr>
        <w:t xml:space="preserve"> để bảo đảm thống nhất về cơ chế tài chính hỗ trợ hoạt động sở hữu trí tuệ. Thời gian hoàn thành dự kiến: Quý IV năm 2026.</w:t>
      </w:r>
    </w:p>
    <w:p>
      <w:pPr>
        <w:spacing w:before="240" w:after="120"/>
        <w:ind w:firstLine="720"/>
        <w:jc w:val="both"/>
      </w:pPr>
      <w:r>
        <w:rPr>
          <w:rFonts w:ascii="Times New Roman" w:hAnsi="Times New Roman" w:eastAsia="Times New Roman"/>
          <w:b/>
          <w:i w:val="0"/>
          <w:sz w:val="26"/>
        </w:rPr>
        <w:t>3.2.2. Giải pháp 2: Kiện toàn mô hình tổ chức bộ máy, thiết lập cơ chế phối hợp liên phòng ban và nâng cao năng lực chuyên trách</w:t>
      </w:r>
    </w:p>
    <w:p>
      <w:pPr>
        <w:spacing w:before="60" w:after="60" w:line="400" w:lineRule="exact"/>
        <w:ind w:firstLine="720"/>
        <w:jc w:val="both"/>
      </w:pPr>
      <w:r>
        <w:rPr>
          <w:rFonts w:ascii="Times New Roman" w:hAnsi="Times New Roman" w:eastAsia="Times New Roman"/>
          <w:b/>
          <w:i w:val="0"/>
          <w:sz w:val="26"/>
        </w:rPr>
        <w:t>a) Mục tiêu của giải pháp</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 xml:space="preserve">Thực trạng phân tích tại Chương 2 cho thấy chức năng quản lý sở hữu trí tuệ hiện đang được phân tán ở nhiều đầu mối: Bộ phận Pháp chế trực tiếp thực hiện các thủ tục pháp lý và lưu trữ, </w:t>
      </w:r>
      <w:del w:id="1055" w:author="Claude" w:date="2026-09-30T19:14:55Z">
        <w:r>
          <w:rPr>
            <w:rFonts w:ascii="Times New Roman" w:hAnsi="Times New Roman" w:eastAsia="Times New Roman"/>
            <w:b w:val="0"/>
            <w:i w:val="0"/>
            <w:sz w:val="26"/>
          </w:rPr>
          <w:delText xml:space="preserve">Phòng Quản lý Khoa học và Công nghệ</w:delText>
        </w:r>
      </w:del>
      <w:ins w:id="1056" w:author="Claude" w:date="2026-09-30T19:14:55Z">
        <w:r>
          <w:rPr>
            <w:rFonts w:ascii="Times New Roman" w:hAnsi="Times New Roman" w:eastAsia="Times New Roman"/>
            <w:b w:val="0"/>
            <w:i w:val="0"/>
            <w:sz w:val="26"/>
          </w:rPr>
          <w:t xml:space="preserve">Phòng Khoa học Công nghệ</w:t>
        </w:r>
      </w:ins>
      <w:r>
        <w:rPr>
          <w:rFonts w:ascii="Times New Roman" w:hAnsi="Times New Roman" w:eastAsia="Times New Roman"/>
          <w:b w:val="0"/>
          <w:i w:val="0"/>
          <w:sz w:val="26"/>
        </w:rPr>
        <w:t xml:space="preserve"> quản lý chỉ tiêu nghiên cứu, Trung tâm Tuyển sinh và Quản trị thương hiệu quản lý nhãn hiệu. </w:t>
      </w:r>
      <w:del w:id="1071" w:author="Claude" w:date="2026-09-30T19:14:55Z">
        <w:r>
          <w:rPr>
            <w:rFonts w:ascii="Times New Roman" w:hAnsi="Times New Roman" w:eastAsia="Times New Roman"/>
            <w:b w:val="0"/>
            <w:i w:val="0"/>
            <w:sz w:val="26"/>
          </w:rPr>
          <w:delText xml:space="preserve">Sự phân tán này dẫn đến thiếu đầu mối điều phối thống nhất</w:delText>
        </w:r>
      </w:del>
      <w:ins w:id="1072" w:author="Claude" w:date="2026-09-30T19:14:55Z">
        <w:r>
          <w:rPr>
            <w:rFonts w:ascii="Times New Roman" w:hAnsi="Times New Roman" w:eastAsia="Times New Roman"/>
            <w:b w:val="0"/>
            <w:i w:val="0"/>
            <w:sz w:val="26"/>
          </w:rPr>
          <w:t xml:space="preserve">Sự phân tán này, dù Điều 11 Quy chế ban hành kèm Quyết định số 217/QĐ-ĐHTĐ đã giao Phòng Khoa học Công nghệ vai trò quản lý chung, dẫn đến thiếu đầu mối điều phối thống nhất</w:t>
        </w:r>
      </w:ins>
      <w:r>
        <w:rPr>
          <w:rFonts w:ascii="Times New Roman" w:hAnsi="Times New Roman" w:eastAsia="Times New Roman"/>
          <w:b w:val="0"/>
          <w:i w:val="0"/>
          <w:sz w:val="26"/>
        </w:rPr>
        <w:t xml:space="preserve"> và chậm trễ trong luồng thông tin. Giải pháp này nhằm kiện toàn mô hình tổ chức trên cơ sở kế thừa vai trò hiện có của Bộ phận Pháp chế, đồng thời thiết lập cơ chế phối hợp liên phòng ban hiệu quả.</w:t>
      </w:r>
    </w:p>
    <w:p>
      <w:pPr>
        <w:spacing w:before="60" w:after="60" w:line="400" w:lineRule="exact"/>
        <w:ind w:firstLine="720"/>
        <w:jc w:val="both"/>
      </w:pPr>
      <w:r>
        <w:rPr>
          <w:rFonts w:ascii="Times New Roman" w:hAnsi="Times New Roman" w:eastAsia="Times New Roman"/>
          <w:b/>
          <w:i w:val="0"/>
          <w:sz w:val="26"/>
        </w:rPr>
        <w:t>b) Nội dung thực hiện</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Giao Bộ phận Pháp chế (thuộc Trung tâm Dịch vụ và Quản trị hành chính tổng hợp) tiếp tục đảm nhiệm vai trò đầu mối thể chế và thủ tục về sở hữu trí tuệ. Bổ sung 02 nhân sự chuyên trách có trình độ pháp lý được đào tạo chuyên sâu về sở hữu trí tuệ. Các nhân sự này cần được cử tham gia tập huấn chuyên sâu của Cục Sở hữu trí tuệ và các chương trình đào tạo về tra cứu sáng chế, soạn thảo bản mô tả sáng chế và định giá tài sản trí tuệ.</w:t>
      </w:r>
    </w:p>
    <w:p>
      <w:pPr>
        <w:spacing w:before="60" w:after="60" w:line="400" w:lineRule="exact"/>
        <w:ind w:firstLine="720"/>
        <w:jc w:val="both"/>
      </w:pPr>
      <w:r>
        <w:rPr>
          <w:rFonts w:ascii="Times New Roman" w:hAnsi="Times New Roman" w:eastAsia="Times New Roman"/>
          <w:b w:val="0"/>
          <w:i w:val="0"/>
          <w:sz w:val="26"/>
        </w:rPr>
        <w:t>Thiết lập Cơ chế phối hợp liên phòng ban theo mô hình tam giác vận hành. Trong mô hình này, ba trục chức năng phối hợp chặt chẽ theo quy chế liên thông: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1984"/>
            <w:shd w:fill="D9E2F3" w:val="clear"/>
          </w:tcPr>
          <w:p>
            <w:pPr>
              <w:jc w:val="center"/>
            </w:pPr>
            <w:r/>
            <w:r>
              <w:rPr>
                <w:rFonts w:ascii="Times New Roman" w:hAnsi="Times New Roman" w:eastAsia="Times New Roman"/>
                <w:b/>
                <w:i w:val="0"/>
                <w:sz w:val="24"/>
              </w:rPr>
              <w:t>Đơn vị</w:t>
            </w:r>
          </w:p>
        </w:tc>
        <w:tc>
          <w:tcPr>
            <w:tcW w:type="dxa" w:w="1587"/>
            <w:shd w:fill="D9E2F3" w:val="clear"/>
          </w:tcPr>
          <w:p>
            <w:pPr>
              <w:jc w:val="center"/>
            </w:pPr>
            <w:r/>
            <w:r>
              <w:rPr>
                <w:rFonts w:ascii="Times New Roman" w:hAnsi="Times New Roman" w:eastAsia="Times New Roman"/>
                <w:b/>
                <w:i w:val="0"/>
                <w:sz w:val="24"/>
              </w:rPr>
              <w:t>Vai trò</w:t>
            </w:r>
          </w:p>
        </w:tc>
        <w:tc>
          <w:tcPr>
            <w:tcW w:type="dxa" w:w="2551"/>
            <w:shd w:fill="D9E2F3" w:val="clear"/>
          </w:tcPr>
          <w:p>
            <w:pPr>
              <w:jc w:val="center"/>
            </w:pPr>
            <w:r/>
            <w:r>
              <w:rPr>
                <w:rFonts w:ascii="Times New Roman" w:hAnsi="Times New Roman" w:eastAsia="Times New Roman"/>
                <w:b/>
                <w:i w:val="0"/>
                <w:sz w:val="24"/>
              </w:rPr>
              <w:t>Nhiệm vụ chính</w:t>
            </w:r>
          </w:p>
        </w:tc>
        <w:tc>
          <w:tcPr>
            <w:tcW w:type="dxa" w:w="1814"/>
            <w:shd w:fill="D9E2F3" w:val="clear"/>
          </w:tcPr>
          <w:p>
            <w:pPr>
              <w:jc w:val="center"/>
            </w:pPr>
            <w:r/>
            <w:r>
              <w:rPr>
                <w:rFonts w:ascii="Times New Roman" w:hAnsi="Times New Roman" w:eastAsia="Times New Roman"/>
                <w:b/>
                <w:i w:val="0"/>
                <w:sz w:val="24"/>
              </w:rPr>
              <w:t>Sản phẩm đầu ra</w:t>
            </w:r>
          </w:p>
        </w:tc>
      </w:tr>
      <w:tr>
        <w:tc>
          <w:tcPr>
            <w:tcW w:type="dxa" w:w="1984"/>
          </w:tcPr>
          <w:p>
            <w:pPr>
              <w:jc w:val="center"/>
            </w:pPr>
            <w:r/>
            <w:r>
              <w:rPr>
                <w:rFonts w:ascii="Times New Roman" w:hAnsi="Times New Roman" w:eastAsia="Times New Roman"/>
                <w:b w:val="0"/>
                <w:i w:val="0"/>
                <w:sz w:val="24"/>
              </w:rPr>
              <w:t>Bộ phận Pháp chế</w:t>
              <w:br/>
              <w:t>(Trung tâm DV&amp;QTHC</w:t>
              <w:br/>
              <w:t>tổng hợp)</w:t>
            </w:r>
          </w:p>
        </w:tc>
        <w:tc>
          <w:tcPr>
            <w:tcW w:type="dxa" w:w="1587"/>
          </w:tcPr>
          <w:p>
            <w:pPr>
              <w:jc w:val="left"/>
            </w:pPr>
            <w:r/>
            <w:r>
              <w:rPr>
                <w:rFonts w:ascii="Times New Roman" w:hAnsi="Times New Roman" w:eastAsia="Times New Roman"/>
                <w:b w:val="0"/>
                <w:i w:val="0"/>
                <w:sz w:val="24"/>
              </w:rPr>
              <w:t>Đầu mối thể chế</w:t>
              <w:br/>
              <w:t>và thủ tục</w:t>
            </w:r>
          </w:p>
        </w:tc>
        <w:tc>
          <w:tcPr>
            <w:tcW w:type="dxa" w:w="2551"/>
          </w:tcPr>
          <w:p>
            <w:pPr>
              <w:jc w:val="left"/>
            </w:pPr>
            <w:r/>
            <w:r>
              <w:rPr>
                <w:rFonts w:ascii="Times New Roman" w:hAnsi="Times New Roman" w:eastAsia="Times New Roman"/>
                <w:b w:val="0"/>
                <w:i w:val="0"/>
                <w:sz w:val="24"/>
              </w:rPr>
              <w:t>Soạn thảo, cập nhật quy chế;</w:t>
              <w:br/>
              <w:t>tiếp nhận, thẩm định hồ sơ;</w:t>
              <w:br/>
              <w:t>làm việc với Cục SHTT;</w:t>
              <w:br/>
              <w:t>quản lý kho lưu trữ TSTT;</w:t>
              <w:br/>
              <w:t>bảo hộ bản quyền giáo trình số</w:t>
            </w:r>
          </w:p>
        </w:tc>
        <w:tc>
          <w:tcPr>
            <w:tcW w:type="dxa" w:w="1814"/>
          </w:tcPr>
          <w:p>
            <w:pPr>
              <w:jc w:val="left"/>
            </w:pPr>
            <w:r/>
            <w:r>
              <w:rPr>
                <w:rFonts w:ascii="Times New Roman" w:hAnsi="Times New Roman" w:eastAsia="Times New Roman"/>
                <w:b w:val="0"/>
                <w:i w:val="0"/>
                <w:sz w:val="24"/>
              </w:rPr>
              <w:t>Quy chế SHTT hợp nhất;</w:t>
              <w:br/>
              <w:t>văn bằng bảo hộ;</w:t>
              <w:br/>
              <w:t>sổ theo dõi đơn</w:t>
            </w:r>
          </w:p>
        </w:tc>
      </w:tr>
      <w:tr>
        <w:tc>
          <w:tcPr>
            <w:tcW w:type="dxa" w:w="1984"/>
          </w:tcPr>
          <w:p>
            <w:pPr>
              <w:jc w:val="center"/>
            </w:pPr>
            <w:r/>
            <w:del w:id="1063" w:author="Claude" w:date="2026-09-30T19:14:55Z">
              <w:r>
                <w:rPr>
                  <w:rFonts w:ascii="Times New Roman" w:hAnsi="Times New Roman" w:eastAsia="Times New Roman"/>
                  <w:b w:val="0"/>
                  <w:i w:val="0"/>
                  <w:sz w:val="24"/>
                </w:rPr>
                <w:delText>Phòng Quản lý</w:delText>
                <w:br/>
                <w:delText>Khoa học và Công nghệ</w:delText>
              </w:r>
            </w:del>
            <w:ins w:id="1064" w:author="Claude" w:date="2026-09-30T19:14:55Z">
              <w:r>
                <w:rPr>
                  <w:rFonts w:ascii="Times New Roman" w:hAnsi="Times New Roman" w:eastAsia="Times New Roman"/>
                  <w:b w:val="0"/>
                  <w:i w:val="0"/>
                  <w:sz w:val="24"/>
                </w:rPr>
                <w:t xml:space="preserve">Phòng Khoa học</w:t>
                <w:br/>
                <w:t xml:space="preserve">Công nghệ</w:t>
              </w:r>
            </w:ins>
          </w:p>
        </w:tc>
        <w:tc>
          <w:tcPr>
            <w:tcW w:type="dxa" w:w="1587"/>
          </w:tcPr>
          <w:p>
            <w:pPr>
              <w:jc w:val="left"/>
            </w:pPr>
            <w:r/>
            <w:r>
              <w:rPr>
                <w:rFonts w:ascii="Times New Roman" w:hAnsi="Times New Roman" w:eastAsia="Times New Roman"/>
                <w:b w:val="0"/>
                <w:i w:val="0"/>
                <w:sz w:val="24"/>
              </w:rPr>
              <w:t>Đầu mối chuyên môn</w:t>
              <w:br/>
              <w:t>và ngân sách</w:t>
            </w:r>
          </w:p>
        </w:tc>
        <w:tc>
          <w:tcPr>
            <w:tcW w:type="dxa" w:w="2551"/>
          </w:tcPr>
          <w:p>
            <w:pPr>
              <w:jc w:val="left"/>
            </w:pPr>
            <w:r/>
            <w:r>
              <w:rPr>
                <w:rFonts w:ascii="Times New Roman" w:hAnsi="Times New Roman" w:eastAsia="Times New Roman"/>
                <w:b w:val="0"/>
                <w:i w:val="0"/>
                <w:sz w:val="24"/>
              </w:rPr>
              <w:t>Đánh giá tính mới;</w:t>
              <w:br/>
              <w:t>phân bổ ngân sách NC;</w:t>
              <w:br/>
              <w:t>quản lý chỉ tiêu KHCN;</w:t>
              <w:br/>
              <w:t>tổ chức rà soát bộc lộ</w:t>
              <w:br/>
              <w:t>tại nghiệm thu</w:t>
            </w:r>
          </w:p>
        </w:tc>
        <w:tc>
          <w:tcPr>
            <w:tcW w:type="dxa" w:w="1814"/>
          </w:tcPr>
          <w:p>
            <w:pPr>
              <w:jc w:val="left"/>
            </w:pPr>
            <w:r/>
            <w:r>
              <w:rPr>
                <w:rFonts w:ascii="Times New Roman" w:hAnsi="Times New Roman" w:eastAsia="Times New Roman"/>
                <w:b w:val="0"/>
                <w:i w:val="0"/>
                <w:sz w:val="24"/>
              </w:rPr>
              <w:t>Biên bản rà soát;</w:t>
              <w:br/>
              <w:t>quyết toán kinh phí;</w:t>
              <w:br/>
              <w:t>báo cáo chỉ tiêu</w:t>
            </w:r>
          </w:p>
        </w:tc>
      </w:tr>
      <w:tr>
        <w:tc>
          <w:tcPr>
            <w:tcW w:type="dxa" w:w="1984"/>
          </w:tcPr>
          <w:p>
            <w:pPr>
              <w:jc w:val="center"/>
            </w:pPr>
            <w:r/>
            <w:r>
              <w:rPr>
                <w:rFonts w:ascii="Times New Roman" w:hAnsi="Times New Roman" w:eastAsia="Times New Roman"/>
                <w:b w:val="0"/>
                <w:i w:val="0"/>
                <w:sz w:val="24"/>
              </w:rPr>
              <w:t>Viện NC GD &amp; CGTT</w:t>
              <w:br/>
              <w:t>và các Khoa chuyên môn</w:t>
            </w:r>
          </w:p>
        </w:tc>
        <w:tc>
          <w:tcPr>
            <w:tcW w:type="dxa" w:w="1587"/>
          </w:tcPr>
          <w:p>
            <w:pPr>
              <w:jc w:val="left"/>
            </w:pPr>
            <w:r/>
            <w:r>
              <w:rPr>
                <w:rFonts w:ascii="Times New Roman" w:hAnsi="Times New Roman" w:eastAsia="Times New Roman"/>
                <w:b w:val="0"/>
                <w:i w:val="0"/>
                <w:sz w:val="24"/>
              </w:rPr>
              <w:t>Đầu mối tạo sinh</w:t>
              <w:br/>
              <w:t>tài sản và TM hóa</w:t>
            </w:r>
          </w:p>
        </w:tc>
        <w:tc>
          <w:tcPr>
            <w:tcW w:type="dxa" w:w="2551"/>
          </w:tcPr>
          <w:p>
            <w:pPr>
              <w:jc w:val="left"/>
            </w:pPr>
            <w:r/>
            <w:r>
              <w:rPr>
                <w:rFonts w:ascii="Times New Roman" w:hAnsi="Times New Roman" w:eastAsia="Times New Roman"/>
                <w:b w:val="0"/>
                <w:i w:val="0"/>
                <w:sz w:val="24"/>
              </w:rPr>
              <w:t>Phát sinh sáng chế, kiểu dáng;</w:t>
              <w:br/>
              <w:t>vận hành Living Lab;</w:t>
              <w:br/>
              <w:t>định giá và đàm phán</w:t>
              <w:br/>
              <w:t>chuyển giao</w:t>
            </w:r>
          </w:p>
        </w:tc>
        <w:tc>
          <w:tcPr>
            <w:tcW w:type="dxa" w:w="1814"/>
          </w:tcPr>
          <w:p>
            <w:pPr>
              <w:jc w:val="left"/>
            </w:pPr>
            <w:r/>
            <w:r>
              <w:rPr>
                <w:rFonts w:ascii="Times New Roman" w:hAnsi="Times New Roman" w:eastAsia="Times New Roman"/>
                <w:b w:val="0"/>
                <w:i w:val="0"/>
                <w:sz w:val="24"/>
              </w:rPr>
              <w:t>Hồ sơ sáng chế;</w:t>
              <w:br/>
              <w:t>hợp đồng chuyển giao;</w:t>
              <w:br/>
              <w:t>báo cáo định giá</w:t>
            </w:r>
          </w:p>
        </w:tc>
      </w:tr>
      <w:tr>
        <w:tc>
          <w:tcPr>
            <w:tcW w:type="dxa" w:w="1984"/>
          </w:tcPr>
          <w:p>
            <w:pPr>
              <w:jc w:val="center"/>
            </w:pPr>
            <w:r/>
            <w:del w:id="1067" w:author="Claude" w:date="2026-09-30T19:14:55Z">
              <w:r>
                <w:rPr>
                  <w:rFonts w:ascii="Times New Roman" w:hAnsi="Times New Roman" w:eastAsia="Times New Roman"/>
                  <w:b w:val="0"/>
                  <w:i w:val="0"/>
                  <w:sz w:val="24"/>
                </w:rPr>
                <w:delText>Phòng Kế hoạch</w:delText>
                <w:br/>
                <w:delText>Tài chính</w:delText>
              </w:r>
            </w:del>
            <w:ins w:id="1068" w:author="Claude" w:date="2026-09-30T19:14:55Z">
              <w:r>
                <w:rPr>
                  <w:rFonts w:ascii="Times New Roman" w:hAnsi="Times New Roman" w:eastAsia="Times New Roman"/>
                  <w:b w:val="0"/>
                  <w:i w:val="0"/>
                  <w:sz w:val="24"/>
                </w:rPr>
                <w:t xml:space="preserve">Phòng Tài chính -</w:t>
                <w:br/>
                <w:t xml:space="preserve">Kế toán</w:t>
              </w:r>
            </w:ins>
          </w:p>
        </w:tc>
        <w:tc>
          <w:tcPr>
            <w:tcW w:type="dxa" w:w="1587"/>
          </w:tcPr>
          <w:p>
            <w:pPr>
              <w:jc w:val="left"/>
            </w:pPr>
            <w:r/>
            <w:r>
              <w:rPr>
                <w:rFonts w:ascii="Times New Roman" w:hAnsi="Times New Roman" w:eastAsia="Times New Roman"/>
                <w:b w:val="0"/>
                <w:i w:val="0"/>
                <w:sz w:val="24"/>
              </w:rPr>
              <w:t>Đơn vị phối hợp</w:t>
            </w:r>
          </w:p>
        </w:tc>
        <w:tc>
          <w:tcPr>
            <w:tcW w:type="dxa" w:w="2551"/>
          </w:tcPr>
          <w:p>
            <w:pPr>
              <w:jc w:val="left"/>
            </w:pPr>
            <w:r/>
            <w:r>
              <w:rPr>
                <w:rFonts w:ascii="Times New Roman" w:hAnsi="Times New Roman" w:eastAsia="Times New Roman"/>
                <w:b w:val="0"/>
                <w:i w:val="0"/>
                <w:sz w:val="24"/>
              </w:rPr>
              <w:t>Bố trí kinh phí nộp đơn;</w:t>
              <w:br/>
              <w:t>chi trả thù lao;</w:t>
              <w:br/>
              <w:t>giám sát sử dụng Quỹ</w:t>
            </w:r>
          </w:p>
        </w:tc>
        <w:tc>
          <w:tcPr>
            <w:tcW w:type="dxa" w:w="1814"/>
          </w:tcPr>
          <w:p>
            <w:pPr>
              <w:jc w:val="left"/>
            </w:pPr>
            <w:r/>
            <w:r>
              <w:rPr>
                <w:rFonts w:ascii="Times New Roman" w:hAnsi="Times New Roman" w:eastAsia="Times New Roman"/>
                <w:b w:val="0"/>
                <w:i w:val="0"/>
                <w:sz w:val="24"/>
              </w:rPr>
              <w:t>Chứng từ giải ngân;</w:t>
              <w:br/>
              <w:t>phụ lục hợp đồng</w:t>
            </w:r>
          </w:p>
        </w:tc>
      </w:tr>
      <w:tr>
        <w:tc>
          <w:tcPr>
            <w:tcW w:type="dxa" w:w="1984"/>
          </w:tcPr>
          <w:p>
            <w:pPr>
              <w:jc w:val="center"/>
            </w:pPr>
            <w:r/>
            <w:r>
              <w:rPr>
                <w:rFonts w:ascii="Times New Roman" w:hAnsi="Times New Roman" w:eastAsia="Times New Roman"/>
                <w:b w:val="0"/>
                <w:i w:val="0"/>
                <w:sz w:val="24"/>
              </w:rPr>
              <w:t>Trung tâm Tuyển sinh</w:t>
              <w:br/>
              <w:t>và Quản trị thương hiệu</w:t>
            </w:r>
          </w:p>
        </w:tc>
        <w:tc>
          <w:tcPr>
            <w:tcW w:type="dxa" w:w="1587"/>
          </w:tcPr>
          <w:p>
            <w:pPr>
              <w:jc w:val="left"/>
            </w:pPr>
            <w:r/>
            <w:r>
              <w:rPr>
                <w:rFonts w:ascii="Times New Roman" w:hAnsi="Times New Roman" w:eastAsia="Times New Roman"/>
                <w:b w:val="0"/>
                <w:i w:val="0"/>
                <w:sz w:val="24"/>
              </w:rPr>
              <w:t>Đơn vị phối hợp</w:t>
            </w:r>
          </w:p>
        </w:tc>
        <w:tc>
          <w:tcPr>
            <w:tcW w:type="dxa" w:w="2551"/>
          </w:tcPr>
          <w:p>
            <w:pPr>
              <w:jc w:val="left"/>
            </w:pPr>
            <w:r/>
            <w:r>
              <w:rPr>
                <w:rFonts w:ascii="Times New Roman" w:hAnsi="Times New Roman" w:eastAsia="Times New Roman"/>
                <w:b w:val="0"/>
                <w:i w:val="0"/>
                <w:sz w:val="24"/>
              </w:rPr>
              <w:t>Quản lý nhãn hiệu;</w:t>
              <w:br/>
              <w:t>bộ nhận diện thương hiệu;</w:t>
              <w:br/>
              <w:t>cấp phép sử dụng NH</w:t>
            </w:r>
          </w:p>
        </w:tc>
        <w:tc>
          <w:tcPr>
            <w:tcW w:type="dxa" w:w="1814"/>
          </w:tcPr>
          <w:p>
            <w:pPr>
              <w:jc w:val="left"/>
            </w:pPr>
            <w:r/>
            <w:r>
              <w:rPr>
                <w:rFonts w:ascii="Times New Roman" w:hAnsi="Times New Roman" w:eastAsia="Times New Roman"/>
                <w:b w:val="0"/>
                <w:i w:val="0"/>
                <w:sz w:val="24"/>
              </w:rPr>
              <w:t>Văn bằng nhãn hiệu;</w:t>
              <w:br/>
              <w:t>quy chế thương hiệu</w:t>
            </w:r>
          </w:p>
        </w:tc>
      </w:tr>
    </w:tbl>
    <w:p>
      <w:pPr>
        <w:spacing w:before="60" w:after="240"/>
        <w:jc w:val="center"/>
      </w:pPr>
      <w:r>
        <w:rPr>
          <w:rFonts w:ascii="Times New Roman" w:hAnsi="Times New Roman" w:eastAsia="Times New Roman"/>
          <w:b w:val="0"/>
          <w:i/>
          <w:sz w:val="24"/>
        </w:rPr>
        <w:t>Bảng 3.1. Cơ chế phối hợp liên phòng ban trong quản lý sở hữu trí tuệ</w:t>
      </w:r>
    </w:p>
    <w:p>
      <w:pPr>
        <w:spacing w:before="60" w:after="60" w:line="400" w:lineRule="exact"/>
        <w:ind w:firstLine="720"/>
        <w:jc w:val="both"/>
      </w:pPr>
      <w:r>
        <w:rPr>
          <w:rFonts w:ascii="Times New Roman" w:hAnsi="Times New Roman" w:eastAsia="Times New Roman"/>
          <w:b w:val="0"/>
          <w:i w:val="0"/>
          <w:sz w:val="26"/>
        </w:rPr>
        <w:t xml:space="preserve">Phối hợp với Viện Nghiên cứu giáo dục và Chuyển giao tri thức xây dựng Đề án thành lập Trung tâm tư vấn, định giá và thương mại hóa tài sản trí tuệ trong trường, </w:t>
      </w:r>
      <w:del w:id="1073" w:author="Claude" w:date="2026-09-30T19:14:55Z">
        <w:r>
          <w:rPr>
            <w:rFonts w:ascii="Times New Roman" w:hAnsi="Times New Roman" w:eastAsia="Times New Roman"/>
            <w:b w:val="0"/>
            <w:i w:val="0"/>
            <w:sz w:val="26"/>
          </w:rPr>
          <w:delText xml:space="preserve">đáp ứng yêu cầu tại điểm d khoản 4 Quyết định số 1624/QĐ-TTg.</w:delText>
        </w:r>
      </w:del>
      <w:ins w:id="1074" w:author="Claude" w:date="2026-09-30T19:14:55Z">
        <w:r>
          <w:rPr>
            <w:rFonts w:ascii="Times New Roman" w:hAnsi="Times New Roman" w:eastAsia="Times New Roman"/>
            <w:b w:val="0"/>
            <w:i w:val="0"/>
            <w:sz w:val="26"/>
          </w:rPr>
          <w:t xml:space="preserve">đáp ứng định hướng tại điểm a khoản 6 Mục III Điều 1 Quyết định số 1068/QĐ-TTg đã được sửa đổi tại Quyết định số 1624/QĐ-TTg.</w:t>
        </w:r>
      </w:ins>
      <w:r>
        <w:rPr>
          <w:rFonts w:ascii="Times New Roman" w:hAnsi="Times New Roman" w:eastAsia="Times New Roman"/>
          <w:b w:val="0"/>
          <w:i w:val="0"/>
          <w:sz w:val="26"/>
        </w:rPr>
        <w:t xml:space="preserve"> Trung tâm này là đầu mối thực hiện các hoạt động định giá tài sản trí tuệ, đàm phán hợp đồng chuyển giao công nghệ và kết nối với doanh nghiệp bên ngoài.</w:t>
      </w:r>
    </w:p>
    <w:p>
      <w:pPr>
        <w:spacing w:before="60" w:after="60" w:line="400" w:lineRule="exact"/>
        <w:ind w:firstLine="720"/>
        <w:jc w:val="both"/>
      </w:pPr>
      <w:r>
        <w:rPr>
          <w:rFonts w:ascii="Times New Roman" w:hAnsi="Times New Roman" w:eastAsia="Times New Roman"/>
          <w:b/>
          <w:i w:val="0"/>
          <w:sz w:val="26"/>
        </w:rPr>
        <w:t>c) Chủ thể thực hiện</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 xml:space="preserve">Ban Giám hiệu ra quyết định kiện toàn bộ máy và ban hành quy chế phối hợp liên phòng ban. Bộ phận Pháp chế dự thảo quy chế phối hợp. </w:t>
      </w:r>
      <w:del w:id="1069" w:author="Claude" w:date="2026-09-30T19:14:55Z">
        <w:r>
          <w:rPr>
            <w:rFonts w:ascii="Times New Roman" w:hAnsi="Times New Roman" w:eastAsia="Times New Roman"/>
            <w:b w:val="0"/>
            <w:i w:val="0"/>
            <w:sz w:val="26"/>
          </w:rPr>
          <w:delText xml:space="preserve">Phòng Tổ chức Cán bộ</w:delText>
        </w:r>
      </w:del>
      <w:ins w:id="1070" w:author="Claude" w:date="2026-09-30T19:14:55Z">
        <w:r>
          <w:rPr>
            <w:rFonts w:ascii="Times New Roman" w:hAnsi="Times New Roman" w:eastAsia="Times New Roman"/>
            <w:b w:val="0"/>
            <w:i w:val="0"/>
            <w:sz w:val="26"/>
          </w:rPr>
          <w:t xml:space="preserve">Bộ phận Hành chính - Nhân sự</w:t>
        </w:r>
      </w:ins>
      <w:r>
        <w:rPr>
          <w:rFonts w:ascii="Times New Roman" w:hAnsi="Times New Roman" w:eastAsia="Times New Roman"/>
          <w:b w:val="0"/>
          <w:i w:val="0"/>
          <w:sz w:val="26"/>
        </w:rPr>
        <w:t xml:space="preserve"> phối hợp bố trí nhân sự và xây dựng bản mô tả vị trí việc làm cho nhân sự chuyên trách sở hữu trí tuệ.</w:t>
      </w:r>
    </w:p>
    <w:p>
      <w:pPr>
        <w:spacing w:before="60" w:after="60" w:line="400" w:lineRule="exact"/>
        <w:ind w:firstLine="720"/>
        <w:jc w:val="both"/>
      </w:pPr>
      <w:r>
        <w:rPr>
          <w:rFonts w:ascii="Times New Roman" w:hAnsi="Times New Roman" w:eastAsia="Times New Roman"/>
          <w:b/>
          <w:i w:val="0"/>
          <w:sz w:val="26"/>
        </w:rPr>
        <w:t>d) Điều kiện bảo đảm</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Bố trí 02 nhân sự chuyên trách có trình độ cử nhân luật hoặc tương đương, ưu tiên người đã có chứng chỉ đào tạo về sở hữu trí tuệ. Cử cán bộ tham gia các lớp tập huấn chuyên sâu của Cục Sở hữu trí tuệ (tối thiểu 02 khóa/năm). Duy trì cơ chế họp giao ban liên phòng ban hằng quý về công tác sở hữu trí tuệ, do Phó Hiệu trưởng phụ trách khoa học chủ trì.</w:t>
      </w:r>
    </w:p>
    <w:p>
      <w:pPr>
        <w:spacing w:before="240" w:after="120"/>
        <w:ind w:firstLine="720"/>
        <w:jc w:val="both"/>
      </w:pPr>
      <w:r>
        <w:rPr>
          <w:rFonts w:ascii="Times New Roman" w:hAnsi="Times New Roman" w:eastAsia="Times New Roman"/>
          <w:b/>
          <w:i w:val="0"/>
          <w:sz w:val="26"/>
        </w:rPr>
        <w:t>3.2.3. Giải pháp 3: Chuẩn hóa quy trình 8 khâu quản lý tài sản trí tuệ gắn với khâu rà soát nghiệm thu bắt buộc và mô hình Không gian sáng tạo mở thử nghiệm</w:t>
      </w:r>
    </w:p>
    <w:p>
      <w:pPr>
        <w:spacing w:before="60" w:after="60" w:line="400" w:lineRule="exact"/>
        <w:ind w:firstLine="720"/>
        <w:jc w:val="both"/>
      </w:pPr>
      <w:r>
        <w:rPr>
          <w:rFonts w:ascii="Times New Roman" w:hAnsi="Times New Roman" w:eastAsia="Times New Roman"/>
          <w:b/>
          <w:i w:val="0"/>
          <w:sz w:val="26"/>
        </w:rPr>
        <w:t>a) Mục tiêu của giải pháp</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Thực trạng cho thấy việc đăng ký bảo hộ sở hữu trí tuệ tại Nhà trường hiện nay mang tính tự phát, phụ thuộc vào sự chủ động của từng cá nhân giảng viên. Quy trình tiếp nhận - xử lý - nộp đơn chưa được chuẩn hóa, dẫn đến nguy cơ bỏ sót các kết quả nghiên cứu có khả năng bảo hộ, đặc biệt là nguy cơ bộc lộ công khai qua các bài báo khoa học làm mất tính mới của sáng chế trước khi kịp nộp đơn đăng ký. Giải pháp này nhằm chuyển từ quản lý thụ động sang đồng hành chủ động, bảo đảm không bỏ sót bất kỳ tài sản trí tuệ nào và đăng ký quyền tác giả cho giáo trình, học liệu số.</w:t>
      </w:r>
    </w:p>
    <w:p>
      <w:pPr>
        <w:spacing w:before="60" w:after="60" w:line="400" w:lineRule="exact"/>
        <w:ind w:firstLine="720"/>
        <w:jc w:val="both"/>
      </w:pPr>
      <w:r>
        <w:rPr>
          <w:rFonts w:ascii="Times New Roman" w:hAnsi="Times New Roman" w:eastAsia="Times New Roman"/>
          <w:b/>
          <w:i w:val="0"/>
          <w:sz w:val="26"/>
        </w:rPr>
        <w:t>b) Nội dung thực hiện</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Ban hành Quy trình chuẩn 8 khâu quản lý tài sản trí tuệ từ ý tưởng đến thương mại hóa, áp dụng cho tất cả các đề tài cấp cơ sở và các nhiệm vụ khoa học công nghệ sử dụng ngân sách:</w:t>
      </w:r>
    </w:p>
    <w:p>
      <w:pPr>
        <w:spacing w:before="60" w:after="60" w:line="400" w:lineRule="exact"/>
        <w:ind w:firstLine="720"/>
        <w:jc w:val="both"/>
      </w:pPr>
      <w:r>
        <w:rPr>
          <w:rFonts w:ascii="Times New Roman" w:hAnsi="Times New Roman" w:eastAsia="Times New Roman"/>
          <w:b/>
          <w:i w:val="0"/>
          <w:sz w:val="26"/>
        </w:rPr>
        <w:t xml:space="preserve">Khâu 1: </w:t>
      </w:r>
      <w:r>
        <w:rPr>
          <w:rFonts w:ascii="Times New Roman" w:hAnsi="Times New Roman" w:eastAsia="Times New Roman"/>
          <w:b w:val="0"/>
          <w:i w:val="0"/>
          <w:sz w:val="26"/>
        </w:rPr>
        <w:t xml:space="preserve">Xác định trước đối tượng quyền sở hữu trí tuệ từ khâu đề xuất thuyết minh đề tài. Ngay tại mẫu thuyết minh đề tài cơ sở, bổ sung mục yêu cầu chủ nhiệm đề tài kê khai dự kiến đối tượng sở hữu trí tuệ có thể phát sinh (sáng chế, giải pháp hữu ích, quyền tác giả giáo trình, phần mềm) </w:t>
      </w:r>
      <w:del w:id="1075" w:author="Claude" w:date="2026-09-30T19:14:55Z">
        <w:r>
          <w:rPr>
            <w:rFonts w:ascii="Times New Roman" w:hAnsi="Times New Roman" w:eastAsia="Times New Roman"/>
            <w:b w:val="0"/>
            <w:i w:val="0"/>
            <w:sz w:val="26"/>
          </w:rPr>
          <w:delText xml:space="preserve">theo đúng yêu cầu tại điểm b khoản 4 Quyết định số 1624/QĐ-TTg.</w:delText>
        </w:r>
      </w:del>
      <w:ins w:id="1076" w:author="Claude" w:date="2026-09-30T19:14:55Z">
        <w:r>
          <w:rPr>
            <w:rFonts w:ascii="Times New Roman" w:hAnsi="Times New Roman" w:eastAsia="Times New Roman"/>
            <w:b w:val="0"/>
            <w:i w:val="0"/>
            <w:sz w:val="26"/>
          </w:rPr>
          <w:t xml:space="preserve">phù hợp với yêu cầu tại điểm b khoản 4 Mục III Điều 1 Quyết định số 1068/QĐ-TTg đã được sửa đổi tại Quyết định số 1624/QĐ-TTg.</w:t>
        </w:r>
      </w:ins>
    </w:p>
    <w:p>
      <w:pPr>
        <w:spacing w:before="60" w:after="60" w:line="400" w:lineRule="exact"/>
        <w:ind w:firstLine="720"/>
        <w:jc w:val="both"/>
      </w:pPr>
      <w:r>
        <w:rPr>
          <w:rFonts w:ascii="Times New Roman" w:hAnsi="Times New Roman" w:eastAsia="Times New Roman"/>
          <w:b/>
          <w:i w:val="0"/>
          <w:sz w:val="26"/>
        </w:rPr>
        <w:t xml:space="preserve">Khâu 2: </w:t>
      </w:r>
      <w:r>
        <w:rPr>
          <w:rFonts w:ascii="Times New Roman" w:hAnsi="Times New Roman" w:eastAsia="Times New Roman"/>
          <w:b w:val="0"/>
          <w:i w:val="0"/>
          <w:sz w:val="26"/>
        </w:rPr>
        <w:t>Ươm tạo thử nghiệm tại Không gian sáng tạo mở thử nghiệm. Viện Nghiên cứu giáo dục và Chuyển giao tri thức bố trí không gian và thiết bị thí nghiệm để các nhóm nghiên cứu thử nghiệm, đánh giá sơ bộ tính khả thi kỹ thuật và khả năng ứng dụng của sản phẩm.</w:t>
      </w:r>
    </w:p>
    <w:p>
      <w:pPr>
        <w:spacing w:before="60" w:after="60" w:line="400" w:lineRule="exact"/>
        <w:ind w:firstLine="720"/>
        <w:jc w:val="both"/>
      </w:pPr>
      <w:r>
        <w:rPr>
          <w:rFonts w:ascii="Times New Roman" w:hAnsi="Times New Roman" w:eastAsia="Times New Roman"/>
          <w:b/>
          <w:i w:val="0"/>
          <w:sz w:val="26"/>
        </w:rPr>
        <w:t xml:space="preserve">Khâu 3: </w:t>
      </w:r>
      <w:r>
        <w:rPr>
          <w:rFonts w:ascii="Times New Roman" w:hAnsi="Times New Roman" w:eastAsia="Times New Roman"/>
          <w:b w:val="0"/>
          <w:i w:val="0"/>
          <w:sz w:val="26"/>
        </w:rPr>
        <w:t>Tra cứu thông tin sáng chế tiền kiểm qua hệ thống Trung tâm Hỗ trợ công nghệ và đổi mới sáng tạo. Bộ phận Pháp chế hoặc nhân sự chuyên trách thực hiện tra cứu trên các cơ sở dữ liệu sáng chế quốc tế để đánh giá sơ bộ tính mới và trình độ sáng tạo của kết quả nghiên cứu trước khi tiến hành nộp đơn.</w:t>
      </w:r>
    </w:p>
    <w:p>
      <w:pPr>
        <w:spacing w:before="60" w:after="60" w:line="400" w:lineRule="exact"/>
        <w:ind w:firstLine="720"/>
        <w:jc w:val="both"/>
      </w:pPr>
      <w:r>
        <w:rPr>
          <w:rFonts w:ascii="Times New Roman" w:hAnsi="Times New Roman" w:eastAsia="Times New Roman"/>
          <w:b/>
          <w:i w:val="0"/>
          <w:sz w:val="26"/>
        </w:rPr>
        <w:t xml:space="preserve">Khâu 4: </w:t>
      </w:r>
      <w:r>
        <w:rPr>
          <w:rFonts w:ascii="Times New Roman" w:hAnsi="Times New Roman" w:eastAsia="Times New Roman"/>
          <w:b w:val="0"/>
          <w:i w:val="0"/>
          <w:sz w:val="26"/>
        </w:rPr>
        <w:t>Rà soát bắt buộc khả năng bảo hộ tại biên bản nghiệm thu đề tài. Đây là mắt xích quyết định của toàn bộ quy trình. Biểu mẫu đánh giá nghiệm thu được bổ sung mục "Rà soát khả năng xác lập quyền sở hữu trí tuệ" với các tiêu chí cụ thể: kết quả nghiên cứu có tính mới hay không, có khả năng áp dụng công nghiệp hay không, đã bộc lộ công khai chưa, cần đăng ký loại hình bảo hộ nào. Hội đồng nghiệm thu có trách nhiệm xác nhận và ký kết luận rà soát.</w:t>
      </w:r>
    </w:p>
    <w:p>
      <w:pPr>
        <w:spacing w:before="60" w:after="60" w:line="400" w:lineRule="exact"/>
        <w:ind w:firstLine="720"/>
        <w:jc w:val="both"/>
      </w:pPr>
      <w:r>
        <w:rPr>
          <w:rFonts w:ascii="Times New Roman" w:hAnsi="Times New Roman" w:eastAsia="Times New Roman"/>
          <w:b/>
          <w:i w:val="0"/>
          <w:sz w:val="26"/>
        </w:rPr>
        <w:t xml:space="preserve">Khâu 5: </w:t>
      </w:r>
      <w:r>
        <w:rPr>
          <w:rFonts w:ascii="Times New Roman" w:hAnsi="Times New Roman" w:eastAsia="Times New Roman"/>
          <w:b w:val="0"/>
          <w:i w:val="0"/>
          <w:sz w:val="26"/>
        </w:rPr>
        <w:t>Thẩm định nội bộ trong thời hạn 15 ngày làm việc. Bộ phận Pháp chế tiếp nhận hồ sơ từ khâu rà soát, phối hợp với chuyên gia bên ngoài (nếu cần) để đánh giá chính xác khả năng bảo hộ và lựa chọn hình thức đăng ký phù hợp nhất.</w:t>
      </w:r>
    </w:p>
    <w:p>
      <w:pPr>
        <w:spacing w:before="60" w:after="60" w:line="400" w:lineRule="exact"/>
        <w:ind w:firstLine="720"/>
        <w:jc w:val="both"/>
      </w:pPr>
      <w:r>
        <w:rPr>
          <w:rFonts w:ascii="Times New Roman" w:hAnsi="Times New Roman" w:eastAsia="Times New Roman"/>
          <w:b/>
          <w:i w:val="0"/>
          <w:sz w:val="26"/>
        </w:rPr>
        <w:t xml:space="preserve">Khâu 6: </w:t>
      </w:r>
      <w:r>
        <w:rPr>
          <w:rFonts w:ascii="Times New Roman" w:hAnsi="Times New Roman" w:eastAsia="Times New Roman"/>
          <w:b w:val="0"/>
          <w:i w:val="0"/>
          <w:sz w:val="26"/>
        </w:rPr>
        <w:t xml:space="preserve">Soạn thảo và nộp đơn đăng ký xác lập quyền. Bộ phận Pháp chế soạn thảo bộ hồ sơ đăng ký và nộp đơn tại Cục Sở hữu trí tuệ hoặc Cục Bản quyền tác giả. Lưu ý đặc biệt: việc nộp đơn phải được hoàn thành </w:t>
      </w:r>
      <w:del w:id="1077" w:author="Claude" w:date="2026-09-30T19:14:55Z">
        <w:r>
          <w:rPr>
            <w:rFonts w:ascii="Times New Roman" w:hAnsi="Times New Roman" w:eastAsia="Times New Roman"/>
            <w:b w:val="0"/>
            <w:i w:val="0"/>
            <w:sz w:val="26"/>
          </w:rPr>
          <w:delText xml:space="preserve">trước hoặc cùng thời điểm công bố bài báo khoa học để tránh mất tính mới.</w:delText>
        </w:r>
      </w:del>
      <w:ins w:id="1078" w:author="Claude" w:date="2026-09-30T19:14:55Z">
        <w:r>
          <w:rPr>
            <w:rFonts w:ascii="Times New Roman" w:hAnsi="Times New Roman" w:eastAsia="Times New Roman"/>
            <w:b w:val="0"/>
            <w:i w:val="0"/>
            <w:sz w:val="26"/>
          </w:rPr>
          <w:t xml:space="preserve">trước hoặc cùng thời điểm công bố bài báo khoa học để tránh mất tính mới, phù hợp với định hướng đăng ký bảo hộ đồng thời với công bố tại điểm b khoản 4 Mục III Điều 1 Quyết định số 1068/QĐ-TTg đã được sửa đổi tại Quyết định số 1624/QĐ-TTg.</w:t>
        </w:r>
      </w:ins>
    </w:p>
    <w:p>
      <w:pPr>
        <w:spacing w:before="60" w:after="60" w:line="400" w:lineRule="exact"/>
        <w:ind w:firstLine="720"/>
        <w:jc w:val="both"/>
      </w:pPr>
      <w:r>
        <w:rPr>
          <w:rFonts w:ascii="Times New Roman" w:hAnsi="Times New Roman" w:eastAsia="Times New Roman"/>
          <w:b/>
          <w:i w:val="0"/>
          <w:sz w:val="26"/>
        </w:rPr>
        <w:t xml:space="preserve">Khâu 7: </w:t>
      </w:r>
      <w:r>
        <w:rPr>
          <w:rFonts w:ascii="Times New Roman" w:hAnsi="Times New Roman" w:eastAsia="Times New Roman"/>
          <w:b w:val="0"/>
          <w:i w:val="0"/>
          <w:sz w:val="26"/>
        </w:rPr>
        <w:t>Duy trì hiệu lực văn bằng bảo hộ. Bộ phận Pháp chế theo dõi lịch nộp phí duy trì hiệu lực hằng năm, lập sổ theo dõi toàn bộ danh mục tài sản trí tuệ và cảnh báo trước 03 tháng khi đến hạn nộp phí.</w:t>
      </w:r>
    </w:p>
    <w:p>
      <w:pPr>
        <w:spacing w:before="60" w:after="60" w:line="400" w:lineRule="exact"/>
        <w:ind w:firstLine="720"/>
        <w:jc w:val="both"/>
      </w:pPr>
      <w:r>
        <w:rPr>
          <w:rFonts w:ascii="Times New Roman" w:hAnsi="Times New Roman" w:eastAsia="Times New Roman"/>
          <w:b/>
          <w:i w:val="0"/>
          <w:sz w:val="26"/>
        </w:rPr>
        <w:t xml:space="preserve">Khâu 8: </w:t>
      </w:r>
      <w:r>
        <w:rPr>
          <w:rFonts w:ascii="Times New Roman" w:hAnsi="Times New Roman" w:eastAsia="Times New Roman"/>
          <w:b w:val="0"/>
          <w:i w:val="0"/>
          <w:sz w:val="26"/>
        </w:rPr>
        <w:t>Khai thác thương mại và phân bổ lợi ích. Viện Nghiên cứu giáo dục và Chuyển giao tri thức chủ trì thực hiện định giá tài sản trí tuệ, tìm kiếm đối tác, đàm phán hợp đồng chuyển giao công nghệ hoặc cấp phép sử dụng. Lợi nhuận thu được phân chia theo tỷ lệ quy định tại Quy chế hợp nhất.</w:t>
      </w:r>
    </w:p>
    <w:p>
      <w:pPr>
        <w:spacing w:before="60" w:after="60" w:line="400" w:lineRule="exact"/>
        <w:ind w:firstLine="720"/>
        <w:jc w:val="both"/>
      </w:pPr>
      <w:r>
        <w:rPr>
          <w:rFonts w:ascii="Times New Roman" w:hAnsi="Times New Roman" w:eastAsia="Times New Roman"/>
          <w:b/>
          <w:i w:val="0"/>
          <w:sz w:val="26"/>
        </w:rPr>
        <w:t>c) Chủ thể thực hiện</w:t>
      </w:r>
      <w:r>
        <w:rPr>
          <w:rFonts w:ascii="Times New Roman" w:hAnsi="Times New Roman" w:eastAsia="Times New Roman"/>
          <w:b w:val="0"/>
          <w:i w:val="0"/>
          <w:sz w:val="26"/>
        </w:rPr>
      </w:r>
    </w:p>
    <w:p>
      <w:pPr>
        <w:spacing w:before="60" w:after="60" w:line="400" w:lineRule="exact"/>
        <w:ind w:firstLine="720"/>
        <w:jc w:val="both"/>
      </w:pPr>
      <w:del w:id="1057" w:author="Claude" w:date="2026-09-30T19:14:55Z">
        <w:r>
          <w:rPr>
            <w:rFonts w:ascii="Times New Roman" w:hAnsi="Times New Roman" w:eastAsia="Times New Roman"/>
            <w:b w:val="0"/>
            <w:i w:val="0"/>
            <w:sz w:val="26"/>
          </w:rPr>
          <w:delText xml:space="preserve">Phòng Quản lý Khoa học và Công nghệ</w:delText>
        </w:r>
      </w:del>
      <w:ins w:id="1058" w:author="Claude" w:date="2026-09-30T19:14:55Z">
        <w:r>
          <w:rPr>
            <w:rFonts w:ascii="Times New Roman" w:hAnsi="Times New Roman" w:eastAsia="Times New Roman"/>
            <w:b w:val="0"/>
            <w:i w:val="0"/>
            <w:sz w:val="26"/>
          </w:rPr>
          <w:t xml:space="preserve">Phòng Khoa học Công nghệ</w:t>
        </w:r>
      </w:ins>
      <w:r>
        <w:rPr>
          <w:rFonts w:ascii="Times New Roman" w:hAnsi="Times New Roman" w:eastAsia="Times New Roman"/>
          <w:b w:val="0"/>
          <w:i w:val="0"/>
          <w:sz w:val="26"/>
        </w:rPr>
        <w:t xml:space="preserve"> chủ trì ban hành Quy trình 8 khâu và lồng ghép vào biểu mẫu nghiệm thu. Bộ phận Pháp chế thực hiện các khâu 3, 5, 6, 7. Viện Nghiên cứu giáo dục và Chuyển giao tri thức vận hành Không gian sáng tạo mở thử nghiệm và thực hiện khâu 8. Hội đồng nghiệm thu đề tài thực hiện khâu 4.</w:t>
      </w:r>
    </w:p>
    <w:p>
      <w:pPr>
        <w:spacing w:before="60" w:after="60" w:line="400" w:lineRule="exact"/>
        <w:ind w:firstLine="720"/>
        <w:jc w:val="both"/>
      </w:pPr>
      <w:r>
        <w:rPr>
          <w:rFonts w:ascii="Times New Roman" w:hAnsi="Times New Roman" w:eastAsia="Times New Roman"/>
          <w:b/>
          <w:i w:val="0"/>
          <w:sz w:val="26"/>
        </w:rPr>
        <w:t>d) Điều kiện bảo đảm</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Hạ tầng Không gian sáng tạo mở thử nghiệm. Tài khoản truy cập các công cụ tra cứu sáng chế quốc tế miễn phí. Biểu mẫu đánh giá nghiệm thu sửa đổi có bổ sung mục rà soát sở hữu trí tuệ.</w:t>
      </w:r>
    </w:p>
    <w:p>
      <w:pPr>
        <w:spacing w:before="240" w:after="120"/>
        <w:ind w:firstLine="720"/>
        <w:jc w:val="both"/>
      </w:pPr>
      <w:r>
        <w:rPr>
          <w:rFonts w:ascii="Times New Roman" w:hAnsi="Times New Roman" w:eastAsia="Times New Roman"/>
          <w:b/>
          <w:i w:val="0"/>
          <w:sz w:val="26"/>
        </w:rPr>
        <w:t>3.2.4. Giải pháp 4: Xây dựng cơ chế tài chính linh hoạt, thành lập doanh nghiệp quản lý tài sản trí tuệ và phân bổ lợi ích thương mại hóa</w:t>
      </w:r>
    </w:p>
    <w:p>
      <w:pPr>
        <w:spacing w:before="60" w:after="60" w:line="400" w:lineRule="exact"/>
        <w:ind w:firstLine="720"/>
        <w:jc w:val="both"/>
      </w:pPr>
      <w:r>
        <w:rPr>
          <w:rFonts w:ascii="Times New Roman" w:hAnsi="Times New Roman" w:eastAsia="Times New Roman"/>
          <w:b/>
          <w:i w:val="0"/>
          <w:sz w:val="26"/>
        </w:rPr>
        <w:t>a) Mục tiêu của giải pháp</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 xml:space="preserve">Một trong những nguyên nhân chủ quan quan trọng nhất khiến giảng viên chưa chủ động đăng ký bảo hộ sở hữu trí tuệ là rào cản về kinh phí nộp đơn và khoảng cách quá dài từ khi nộp đơn đến khi nhận được thù lao khen thưởng. Chi phí nộp đơn đăng ký sáng chế tại Cục Sở hữu trí tuệ dao động từ 3 đến 5 triệu đồng (chưa bao gồm phí thuê đại diện sở hữu công nghiệp), </w:t>
      </w:r>
      <w:del w:id="1079" w:author="Claude" w:date="2026-09-30T19:14:55Z">
        <w:r>
          <w:rPr>
            <w:rFonts w:ascii="Times New Roman" w:hAnsi="Times New Roman" w:eastAsia="Times New Roman"/>
            <w:b w:val="0"/>
            <w:i w:val="0"/>
            <w:sz w:val="26"/>
          </w:rPr>
          <w:delText xml:space="preserve">trong khi giảng viên phải tự bỏ kinh phí và chờ đợi</w:delText>
        </w:r>
      </w:del>
      <w:ins w:id="1080" w:author="Claude" w:date="2026-09-30T19:14:55Z">
        <w:r>
          <w:rPr>
            <w:rFonts w:ascii="Times New Roman" w:hAnsi="Times New Roman" w:eastAsia="Times New Roman"/>
            <w:b w:val="0"/>
            <w:i w:val="0"/>
            <w:sz w:val="26"/>
          </w:rPr>
          <w:t xml:space="preserve">trong khi Điều 38 Quyết định 213 không có mục chi riêng cho lệ phí đăng ký và giảng viên phải chờ đợi</w:t>
        </w:r>
      </w:ins>
      <w:r>
        <w:rPr>
          <w:rFonts w:ascii="Times New Roman" w:hAnsi="Times New Roman" w:eastAsia="Times New Roman"/>
          <w:b w:val="0"/>
          <w:i w:val="0"/>
          <w:sz w:val="26"/>
        </w:rPr>
        <w:t xml:space="preserve"> quy trình xét duyệt kéo dài từ 18 đến 36 tháng mới nhận được kết quả. Giải pháp này nhằm tháo gỡ điểm nghẽn kinh phí, rút ngắn khoảng cách thời gian chi thưởng và xây dựng nền tảng cho việc thương mại hóa kết quả nghiên cứu thông qua cơ chế góp vốn bằng tài sản trí tuệ.</w:t>
      </w:r>
    </w:p>
    <w:p>
      <w:pPr>
        <w:spacing w:before="60" w:after="60" w:line="400" w:lineRule="exact"/>
        <w:ind w:firstLine="720"/>
        <w:jc w:val="both"/>
      </w:pPr>
      <w:r>
        <w:rPr>
          <w:rFonts w:ascii="Times New Roman" w:hAnsi="Times New Roman" w:eastAsia="Times New Roman"/>
          <w:b/>
          <w:i w:val="0"/>
          <w:sz w:val="26"/>
        </w:rPr>
        <w:t>b) Nội dung thực hiện</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i w:val="0"/>
          <w:sz w:val="26"/>
        </w:rPr>
        <w:t xml:space="preserve">Nội dung 1: </w:t>
      </w:r>
      <w:r>
        <w:rPr>
          <w:rFonts w:ascii="Times New Roman" w:hAnsi="Times New Roman" w:eastAsia="Times New Roman"/>
          <w:b w:val="0"/>
          <w:i w:val="0"/>
          <w:sz w:val="26"/>
        </w:rPr>
        <w:t xml:space="preserve">Trích lập Dòng kinh phí hỗ trợ đăng ký sở hữu trí tuệ </w:t>
      </w:r>
      <w:del w:id="1081" w:author="Claude" w:date="2026-09-30T19:14:55Z">
        <w:r>
          <w:rPr>
            <w:rFonts w:ascii="Times New Roman" w:hAnsi="Times New Roman" w:eastAsia="Times New Roman"/>
            <w:b w:val="0"/>
            <w:i w:val="0"/>
            <w:sz w:val="26"/>
          </w:rPr>
          <w:delText xml:space="preserve">nằm trong Quỹ Phát triển khoa học công nghệ của Trường.</w:delText>
        </w:r>
      </w:del>
      <w:ins w:id="1082" w:author="Claude" w:date="2026-09-30T19:14:55Z">
        <w:r>
          <w:rPr>
            <w:rFonts w:ascii="Times New Roman" w:hAnsi="Times New Roman" w:eastAsia="Times New Roman"/>
            <w:b w:val="0"/>
            <w:i w:val="0"/>
            <w:sz w:val="26"/>
          </w:rPr>
          <w:t xml:space="preserve">nằm trong Quỹ Phát triển khoa học công nghệ của Trường, được hình thành trên cơ sở Quỹ nghiên cứu khoa học hiện có tại Chương VII Quyết định 213 và theo trách nhiệm thành lập Quỹ phát triển khoa học và công nghệ tại điểm d khoản 3 Điều 28 Luật Giáo dục đại học số 125/2025/QH15.</w:t>
        </w:r>
      </w:ins>
      <w:r>
        <w:rPr>
          <w:rFonts w:ascii="Times New Roman" w:hAnsi="Times New Roman" w:eastAsia="Times New Roman"/>
          <w:b w:val="0"/>
          <w:i w:val="0"/>
          <w:sz w:val="26"/>
        </w:rPr>
        <w:t xml:space="preserve"> Nguồn kinh phí này tài trợ toàn bộ lệ phí nộp đơn, phí thẩm định nội dung, phí công bố và phí đại diện sở hữu công nghiệp cho các đề tài cấp cơ sở có kết quả đủ điều kiện bảo hộ. Mức trích lập dự kiến từ 5% đến 10% tổng Quỹ Phát triển khoa học công nghệ hằng năm.</w:t>
      </w:r>
    </w:p>
    <w:p>
      <w:pPr>
        <w:spacing w:before="60" w:after="60" w:line="400" w:lineRule="exact"/>
        <w:ind w:firstLine="720"/>
        <w:jc w:val="both"/>
      </w:pPr>
      <w:r>
        <w:rPr>
          <w:rFonts w:ascii="Times New Roman" w:hAnsi="Times New Roman" w:eastAsia="Times New Roman"/>
          <w:b/>
          <w:i w:val="0"/>
          <w:sz w:val="26"/>
        </w:rPr>
        <w:t xml:space="preserve">Nội dung 2: </w:t>
      </w:r>
      <w:r>
        <w:rPr>
          <w:rFonts w:ascii="Times New Roman" w:hAnsi="Times New Roman" w:eastAsia="Times New Roman"/>
          <w:b w:val="0"/>
          <w:i w:val="0"/>
          <w:sz w:val="26"/>
        </w:rPr>
        <w:t xml:space="preserve">Sửa đổi Quy chế chi tiêu nội bộ theo hướng </w:t>
      </w:r>
      <w:del w:id="1083" w:author="Claude" w:date="2026-09-30T19:14:55Z">
        <w:r>
          <w:rPr>
            <w:rFonts w:ascii="Times New Roman" w:hAnsi="Times New Roman" w:eastAsia="Times New Roman"/>
            <w:b w:val="0"/>
            <w:i w:val="0"/>
            <w:sz w:val="26"/>
          </w:rPr>
          <w:delText xml:space="preserve">cho phép chi trả ngay 50% định mức thưởng giờ nghiên cứu khoa học khi</w:delText>
        </w:r>
      </w:del>
      <w:ins w:id="1084" w:author="Claude" w:date="2026-09-30T19:14:55Z">
        <w:r>
          <w:rPr>
            <w:rFonts w:ascii="Times New Roman" w:hAnsi="Times New Roman" w:eastAsia="Times New Roman"/>
            <w:b w:val="0"/>
            <w:i w:val="0"/>
            <w:sz w:val="26"/>
          </w:rPr>
          <w:t xml:space="preserve">cho phép ghi nhận ngay 50% định mức giờ nghiên cứu khoa học quy đổi khi</w:t>
        </w:r>
      </w:ins>
      <w:r>
        <w:rPr>
          <w:rFonts w:ascii="Times New Roman" w:hAnsi="Times New Roman" w:eastAsia="Times New Roman"/>
          <w:b w:val="0"/>
          <w:i w:val="0"/>
          <w:sz w:val="26"/>
        </w:rPr>
        <w:t xml:space="preserve"> Cục Sở hữu trí tuệ chấp nhận đơn hợp lệ (thay vì chờ đến khi cấp văn bằng bảo hộ). </w:t>
      </w:r>
      <w:del w:id="1085" w:author="Claude" w:date="2026-09-30T19:14:55Z">
        <w:r>
          <w:rPr>
            <w:rFonts w:ascii="Times New Roman" w:hAnsi="Times New Roman" w:eastAsia="Times New Roman"/>
            <w:b w:val="0"/>
            <w:i w:val="0"/>
            <w:sz w:val="26"/>
          </w:rPr>
          <w:delText xml:space="preserve">Phần 50% còn lại chi trả khi văn bằng</w:delText>
        </w:r>
      </w:del>
      <w:ins w:id="1086" w:author="Claude" w:date="2026-09-30T19:14:55Z">
        <w:r>
          <w:rPr>
            <w:rFonts w:ascii="Times New Roman" w:hAnsi="Times New Roman" w:eastAsia="Times New Roman"/>
            <w:b w:val="0"/>
            <w:i w:val="0"/>
            <w:sz w:val="26"/>
          </w:rPr>
          <w:t xml:space="preserve">Phần 50% còn lại được ghi nhận khi văn bằng</w:t>
        </w:r>
      </w:ins>
      <w:r>
        <w:rPr>
          <w:rFonts w:ascii="Times New Roman" w:hAnsi="Times New Roman" w:eastAsia="Times New Roman"/>
          <w:b w:val="0"/>
          <w:i w:val="0"/>
          <w:sz w:val="26"/>
        </w:rPr>
        <w:t xml:space="preserve"> bảo hộ được cấp chính thức. Cơ chế này tạo động lực tức thì cho giảng viên.</w:t>
      </w:r>
    </w:p>
    <w:p>
      <w:pPr>
        <w:spacing w:before="60" w:after="60" w:line="400" w:lineRule="exact"/>
        <w:ind w:firstLine="720"/>
        <w:jc w:val="both"/>
      </w:pPr>
      <w:r>
        <w:rPr>
          <w:rFonts w:ascii="Times New Roman" w:hAnsi="Times New Roman" w:eastAsia="Times New Roman"/>
          <w:b/>
          <w:i w:val="0"/>
          <w:sz w:val="26"/>
        </w:rPr>
        <w:t xml:space="preserve">Nội dung 3: </w:t>
      </w:r>
      <w:r>
        <w:rPr>
          <w:rFonts w:ascii="Times New Roman" w:hAnsi="Times New Roman" w:eastAsia="Times New Roman"/>
          <w:b w:val="0"/>
          <w:i w:val="0"/>
          <w:sz w:val="26"/>
        </w:rPr>
        <w:t>Xây dựng Đề án thành lập Doanh nghiệp quản lý tài sản trí tuệ trực thuộc Trường Đại học Thành Đô theo quy định tại Điều 28 khoản 1 Luật Giáo dục đại học số 125/2025/QH15. Doanh nghiệp này có chức năng: thực hiện định giá tài sản trí tuệ theo phương pháp chi phí, phương pháp thu nhập và phương pháp thị trường; góp vốn bằng tài sản trí tuệ; đàm phán và ký kết hợp đồng chuyển nhượng quyền sở hữu, cấp phép sử dụng các đối tượng sở hữu trí tuệ của Nhà trường.</w:t>
      </w:r>
    </w:p>
    <w:p>
      <w:pPr>
        <w:spacing w:before="60" w:after="60" w:line="400" w:lineRule="exact"/>
        <w:ind w:firstLine="720"/>
        <w:jc w:val="both"/>
      </w:pPr>
      <w:r>
        <w:rPr>
          <w:rFonts w:ascii="Times New Roman" w:hAnsi="Times New Roman" w:eastAsia="Times New Roman"/>
          <w:b/>
          <w:i w:val="0"/>
          <w:sz w:val="26"/>
        </w:rPr>
        <w:t>c) Chủ thể thực hiện</w:t>
      </w:r>
      <w:r>
        <w:rPr>
          <w:rFonts w:ascii="Times New Roman" w:hAnsi="Times New Roman" w:eastAsia="Times New Roman"/>
          <w:b w:val="0"/>
          <w:i w:val="0"/>
          <w:sz w:val="26"/>
        </w:rPr>
      </w:r>
    </w:p>
    <w:p>
      <w:pPr>
        <w:spacing w:before="60" w:after="60" w:line="400" w:lineRule="exact"/>
        <w:ind w:firstLine="720"/>
        <w:jc w:val="both"/>
      </w:pPr>
      <w:del w:id="1065" w:author="Claude" w:date="2026-09-30T19:14:55Z">
        <w:r>
          <w:rPr>
            <w:rFonts w:ascii="Times New Roman" w:hAnsi="Times New Roman" w:eastAsia="Times New Roman"/>
            <w:b w:val="0"/>
            <w:i w:val="0"/>
            <w:sz w:val="26"/>
          </w:rPr>
          <w:delText xml:space="preserve">Phòng Kế hoạch Tài chính</w:delText>
        </w:r>
      </w:del>
      <w:ins w:id="1066" w:author="Claude" w:date="2026-09-30T19:14:55Z">
        <w:r>
          <w:rPr>
            <w:rFonts w:ascii="Times New Roman" w:hAnsi="Times New Roman" w:eastAsia="Times New Roman"/>
            <w:b w:val="0"/>
            <w:i w:val="0"/>
            <w:sz w:val="26"/>
          </w:rPr>
          <w:t xml:space="preserve">Phòng Tài chính - Kế toán</w:t>
        </w:r>
      </w:ins>
      <w:r>
        <w:rPr>
          <w:rFonts w:ascii="Times New Roman" w:hAnsi="Times New Roman" w:eastAsia="Times New Roman"/>
          <w:b w:val="0"/>
          <w:i w:val="0"/>
          <w:sz w:val="26"/>
        </w:rPr>
        <w:t xml:space="preserve"> chủ trì xây dựng cơ chế trích lập kinh phí và sửa đổi Quy chế chi tiêu nội bộ. Viện Nghiên cứu giáo dục và Chuyển giao tri thức phối hợp xây dựng Đề án thành lập Doanh nghiệp quản lý tài sản trí tuệ. Bộ phận Pháp chế rà soát tính pháp lý. Ban Giám hiệu trình Hội đồng trường phê duyệt.</w:t>
      </w:r>
    </w:p>
    <w:p>
      <w:pPr>
        <w:spacing w:before="60" w:after="60" w:line="400" w:lineRule="exact"/>
        <w:ind w:firstLine="720"/>
        <w:jc w:val="both"/>
      </w:pPr>
      <w:r>
        <w:rPr>
          <w:rFonts w:ascii="Times New Roman" w:hAnsi="Times New Roman" w:eastAsia="Times New Roman"/>
          <w:b/>
          <w:i w:val="0"/>
          <w:sz w:val="26"/>
        </w:rPr>
        <w:t>d) Điều kiện bảo đảm</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Trích 5% đến 10% từ Quỹ Phát triển khoa học công nghệ hằng năm. Kết hợp nguồn thu từ hợp đồng dịch vụ khoa học công nghệ, chuyển giao công nghệ và các nguồn tài trợ hợp pháp khác.</w:t>
      </w:r>
    </w:p>
    <w:p>
      <w:pPr>
        <w:spacing w:before="240" w:after="120"/>
        <w:ind w:firstLine="720"/>
        <w:jc w:val="both"/>
      </w:pPr>
      <w:r>
        <w:rPr>
          <w:rFonts w:ascii="Times New Roman" w:hAnsi="Times New Roman" w:eastAsia="Times New Roman"/>
          <w:b/>
          <w:i w:val="0"/>
          <w:sz w:val="26"/>
        </w:rPr>
        <w:t>3.2.5. Giải pháp 5: Phát triển chương trình đào tạo định hướng ban đầu cho giảng viên và sinh viên, kích hoạt phong trào đăng ký và phát triển văn hóa sở hữu trí tuệ</w:t>
      </w:r>
    </w:p>
    <w:p>
      <w:pPr>
        <w:spacing w:before="60" w:after="60" w:line="400" w:lineRule="exact"/>
        <w:ind w:firstLine="720"/>
        <w:jc w:val="both"/>
      </w:pPr>
      <w:r>
        <w:rPr>
          <w:rFonts w:ascii="Times New Roman" w:hAnsi="Times New Roman" w:eastAsia="Times New Roman"/>
          <w:b/>
          <w:i w:val="0"/>
          <w:sz w:val="26"/>
        </w:rPr>
        <w:t>a) Mục tiêu của giải pháp</w:t>
      </w:r>
      <w:r>
        <w:rPr>
          <w:rFonts w:ascii="Times New Roman" w:hAnsi="Times New Roman" w:eastAsia="Times New Roman"/>
          <w:b w:val="0"/>
          <w:i w:val="0"/>
          <w:sz w:val="26"/>
        </w:rPr>
      </w:r>
    </w:p>
    <w:p>
      <w:pPr>
        <w:spacing w:before="60" w:after="60" w:line="400" w:lineRule="exact"/>
        <w:ind w:firstLine="720"/>
        <w:jc w:val="both"/>
      </w:pPr>
      <w:del w:id="1087" w:author="Claude" w:date="2026-09-30T19:14:55Z">
        <w:r>
          <w:rPr>
            <w:rFonts w:ascii="Times New Roman" w:hAnsi="Times New Roman" w:eastAsia="Times New Roman"/>
            <w:b w:val="0"/>
            <w:i w:val="0"/>
            <w:sz w:val="26"/>
          </w:rPr>
          <w:delText xml:space="preserve">Kết quả khảo sát thực trạng tại Chương 2 cho thấy nhận thức về sở hữu trí tuệ trong cộng đồng giảng viên và sinh viên Trường Đại học Thành Đô còn rất hạn chế. Số lượng giảng viên quan tâm và chủ động tìm hiểu về đăng ký bảo hộ sở hữu trí tuệ chỉ chiếm tỷ lệ nhỏ. Phần lớn giảng viên chưa phân biệt được sự khác nhau giữa sáng chế, giải pháp hữu ích và quyền tác giả; chưa nhận thức được rằng giáo trình, bài giảng số, phần mềm ứng dụng và cơ sở dữ liệu sưu tập đều là các đối tượng có thể được bảo hộ.</w:delText>
        </w:r>
      </w:del>
      <w:ins w:id="1088" w:author="Claude" w:date="2026-09-30T19:14:55Z">
        <w:r>
          <w:rPr>
            <w:rFonts w:ascii="Times New Roman" w:hAnsi="Times New Roman" w:eastAsia="Times New Roman"/>
            <w:b w:val="0"/>
            <w:i w:val="0"/>
            <w:sz w:val="26"/>
          </w:rPr>
          <w:t xml:space="preserve">Chương 2 không sử dụng khảo sát nhận thức, nhưng các dữ kiện hành vi cho thấy năng lực nhận diện tài sản trí tuệ trong đội ngũ còn hạn chế: 8 đề tài có sản phẩm đủ điều kiện xác lập quyền trong giai đoạn 2021 - 2024 đều chưa được nộp đơn; hai đề tài năm 2025 ghi dự kiến đăng ký giải pháp hữu ích nhưng chưa có đơn; 87 giáo trình chưa được đăng ký quyền tác giả; Kế hoạch 07/KH-ĐHTĐ chỉ thống kê 12 lượt tập huấn chung trong giai đoạn 2019 - 2023 và không tách riêng tập huấn về sở hữu trí tuệ.</w:t>
        </w:r>
      </w:ins>
      <w:r>
        <w:rPr>
          <w:rFonts w:ascii="Times New Roman" w:hAnsi="Times New Roman" w:eastAsia="Times New Roman"/>
          <w:b w:val="0"/>
          <w:i w:val="0"/>
          <w:sz w:val="26"/>
        </w:rPr>
        <w:t xml:space="preserve"> Giải pháp này nhằm khắc phục triệt để tình trạng trên, kích hoạt phong trào đăng ký bảo hộ trên diện rộng và </w:t>
      </w:r>
      <w:del w:id="1089" w:author="Claude" w:date="2026-09-30T19:14:55Z">
        <w:r>
          <w:rPr>
            <w:rFonts w:ascii="Times New Roman" w:hAnsi="Times New Roman" w:eastAsia="Times New Roman"/>
            <w:b w:val="0"/>
            <w:i w:val="0"/>
            <w:sz w:val="26"/>
          </w:rPr>
          <w:delText xml:space="preserve">đưa sở hữu trí tuệ thành môn học bắt buộc cho sinh viên theo Quyết định số 1624/QĐ-TTg.</w:delText>
        </w:r>
      </w:del>
      <w:ins w:id="1090" w:author="Claude" w:date="2026-09-30T19:14:55Z">
        <w:r>
          <w:rPr>
            <w:rFonts w:ascii="Times New Roman" w:hAnsi="Times New Roman" w:eastAsia="Times New Roman"/>
            <w:b w:val="0"/>
            <w:i w:val="0"/>
            <w:sz w:val="26"/>
          </w:rPr>
          <w:t xml:space="preserve">chủ động đón đầu định hướng nghiên cứu đưa sở hữu trí tuệ thành nội dung học bắt buộc tại điểm b khoản 8 Mục III Điều 1 Quyết định số 1068/QĐ-TTg đã được sửa đổi tại Quyết định số 1624/QĐ-TTg.</w:t>
        </w:r>
      </w:ins>
    </w:p>
    <w:p>
      <w:pPr>
        <w:spacing w:before="60" w:after="60" w:line="400" w:lineRule="exact"/>
        <w:ind w:firstLine="720"/>
        <w:jc w:val="both"/>
      </w:pPr>
      <w:r>
        <w:rPr>
          <w:rFonts w:ascii="Times New Roman" w:hAnsi="Times New Roman" w:eastAsia="Times New Roman"/>
          <w:b/>
          <w:i w:val="0"/>
          <w:sz w:val="26"/>
        </w:rPr>
        <w:t>b) Nội dung thực hiện</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i w:val="0"/>
          <w:sz w:val="26"/>
        </w:rPr>
        <w:t xml:space="preserve">Nội dung 1: </w:t>
      </w:r>
      <w:r>
        <w:rPr>
          <w:rFonts w:ascii="Times New Roman" w:hAnsi="Times New Roman" w:eastAsia="Times New Roman"/>
          <w:b w:val="0"/>
          <w:i w:val="0"/>
          <w:sz w:val="26"/>
        </w:rPr>
        <w:t>Đưa sở hữu trí tuệ thành học phần bắt buộc hoặc tự chọn có tín chỉ trong chương trình đào tạo sinh viên tất cả các khối ngành. Nội dung học phần bao gồm: kiến thức cơ bản về các đối tượng bảo hộ, kỹ năng tra cứu cơ sở dữ liệu sáng chế, quy trình đăng ký bảo hộ, đạo đức nghiên cứu và trách nhiệm tôn trọng quyền sở hữu trí tuệ. Lộ trình đưa vào chương trình đào tạo từ năm học 2027 - 2028.</w:t>
      </w:r>
    </w:p>
    <w:p>
      <w:pPr>
        <w:spacing w:before="60" w:after="60" w:line="400" w:lineRule="exact"/>
        <w:ind w:firstLine="720"/>
        <w:jc w:val="both"/>
      </w:pPr>
      <w:r>
        <w:rPr>
          <w:rFonts w:ascii="Times New Roman" w:hAnsi="Times New Roman" w:eastAsia="Times New Roman"/>
          <w:b/>
          <w:i w:val="0"/>
          <w:sz w:val="26"/>
        </w:rPr>
        <w:t xml:space="preserve">Nội dung 2: </w:t>
      </w:r>
      <w:r>
        <w:rPr>
          <w:rFonts w:ascii="Times New Roman" w:hAnsi="Times New Roman" w:eastAsia="Times New Roman"/>
          <w:b w:val="0"/>
          <w:i w:val="0"/>
          <w:sz w:val="26"/>
        </w:rPr>
        <w:t>Xây dựng Chuỗi chương trình tập huấn định hướng ban đầu cho giảng viên mới và giảng viên đang công tác. Chương trình tập trung vào hai nhóm kỹ năng then chốt: kỹ năng nhận diện đối tượng bảo hộ trong kết quả nghiên cứu và kỹ năng bộc lộ sáng chế an toàn trước khi công bố bài báo. Mỗi giảng viên mới tuyển dụng bắt buộc phải hoàn thành tập huấn trong 06 tháng đầu tiên.</w:t>
      </w:r>
    </w:p>
    <w:p>
      <w:pPr>
        <w:spacing w:before="60" w:after="60" w:line="400" w:lineRule="exact"/>
        <w:ind w:firstLine="720"/>
        <w:jc w:val="both"/>
      </w:pPr>
      <w:r>
        <w:rPr>
          <w:rFonts w:ascii="Times New Roman" w:hAnsi="Times New Roman" w:eastAsia="Times New Roman"/>
          <w:b/>
          <w:i w:val="0"/>
          <w:sz w:val="26"/>
        </w:rPr>
        <w:t xml:space="preserve">Nội dung 3: </w:t>
      </w:r>
      <w:r>
        <w:rPr>
          <w:rFonts w:ascii="Times New Roman" w:hAnsi="Times New Roman" w:eastAsia="Times New Roman"/>
          <w:b w:val="0"/>
          <w:i w:val="0"/>
          <w:sz w:val="26"/>
        </w:rPr>
        <w:t>Định kỳ hằng năm tổ chức Tháng cao điểm Sở hữu trí tuệ và Đổi mới sáng tạo Trường Đại học Thành Đô (dự kiến tháng 4, trùng với Ngày Sở hữu trí tuệ thế giới 26 tháng 4), bao gồm: Hội thảo chuyên đề; Cuộc thi ý tưởng sáng tạo dành cho sinh viên; Triển lãm sản phẩm nghiên cứu đã được cấp văn bằng bảo hộ; Lễ tôn vinh tác giả sở hữu trí tuệ tiêu biểu trong năm.</w:t>
      </w:r>
    </w:p>
    <w:p>
      <w:pPr>
        <w:spacing w:before="60" w:after="60" w:line="400" w:lineRule="exact"/>
        <w:ind w:firstLine="720"/>
        <w:jc w:val="both"/>
      </w:pPr>
      <w:r>
        <w:rPr>
          <w:rFonts w:ascii="Times New Roman" w:hAnsi="Times New Roman" w:eastAsia="Times New Roman"/>
          <w:b/>
          <w:i w:val="0"/>
          <w:sz w:val="26"/>
        </w:rPr>
        <w:t xml:space="preserve">Nội dung 4: </w:t>
      </w:r>
      <w:r>
        <w:rPr>
          <w:rFonts w:ascii="Times New Roman" w:hAnsi="Times New Roman" w:eastAsia="Times New Roman"/>
          <w:b w:val="0"/>
          <w:i w:val="0"/>
          <w:sz w:val="26"/>
        </w:rPr>
        <w:t>Phát hành Cẩm nang sở hữu trí tuệ dành cho giảng viên và sinh viên. Xây dựng Chuyên trang Cơ sở dữ liệu số tài sản trí tuệ trên cổng thông tin điện tử của Nhà trường để tôn vinh tác giả, minh bạch hóa thông tin và sẵn sàng kết nối tự động với Nền tảng số quốc gia theo Điều 28 Luật Giáo dục đại học số 125/2025/QH15.</w:t>
      </w:r>
    </w:p>
    <w:p>
      <w:pPr>
        <w:spacing w:before="60" w:after="60" w:line="400" w:lineRule="exact"/>
        <w:ind w:firstLine="720"/>
        <w:jc w:val="both"/>
      </w:pPr>
      <w:r>
        <w:rPr>
          <w:rFonts w:ascii="Times New Roman" w:hAnsi="Times New Roman" w:eastAsia="Times New Roman"/>
          <w:b/>
          <w:i w:val="0"/>
          <w:sz w:val="26"/>
        </w:rPr>
        <w:t>c) Chủ thể thực hiện</w:t>
      </w:r>
      <w:r>
        <w:rPr>
          <w:rFonts w:ascii="Times New Roman" w:hAnsi="Times New Roman" w:eastAsia="Times New Roman"/>
          <w:b w:val="0"/>
          <w:i w:val="0"/>
          <w:sz w:val="26"/>
        </w:rPr>
      </w:r>
    </w:p>
    <w:p>
      <w:pPr>
        <w:spacing w:before="60" w:after="60" w:line="400" w:lineRule="exact"/>
        <w:ind w:firstLine="720"/>
        <w:jc w:val="both"/>
      </w:pPr>
      <w:del w:id="1059" w:author="Claude" w:date="2026-09-30T19:14:55Z">
        <w:r>
          <w:rPr>
            <w:rFonts w:ascii="Times New Roman" w:hAnsi="Times New Roman" w:eastAsia="Times New Roman"/>
            <w:b w:val="0"/>
            <w:i w:val="0"/>
            <w:sz w:val="26"/>
          </w:rPr>
          <w:delText xml:space="preserve">Phòng Quản lý Khoa học và Công nghệ</w:delText>
        </w:r>
      </w:del>
      <w:ins w:id="1060" w:author="Claude" w:date="2026-09-30T19:14:55Z">
        <w:r>
          <w:rPr>
            <w:rFonts w:ascii="Times New Roman" w:hAnsi="Times New Roman" w:eastAsia="Times New Roman"/>
            <w:b w:val="0"/>
            <w:i w:val="0"/>
            <w:sz w:val="26"/>
          </w:rPr>
          <w:t xml:space="preserve">Phòng Khoa học Công nghệ</w:t>
        </w:r>
      </w:ins>
      <w:r>
        <w:rPr>
          <w:rFonts w:ascii="Times New Roman" w:hAnsi="Times New Roman" w:eastAsia="Times New Roman"/>
          <w:b w:val="0"/>
          <w:i w:val="0"/>
          <w:sz w:val="26"/>
        </w:rPr>
        <w:t xml:space="preserve"> chủ trì phối hợp với Phòng Đào tạo xây dựng đề cương học phần. Viện Nghiên cứu phối hợp tổ chức Hội thảo chuyên đề. Trung tâm Tuyển sinh và Quản trị thương hiệu phối hợp truyền thông. Đoàn Thanh niên và Công đoàn phối hợp vận động phong trào.</w:t>
      </w:r>
    </w:p>
    <w:p>
      <w:pPr>
        <w:spacing w:before="60" w:after="60" w:line="400" w:lineRule="exact"/>
        <w:ind w:firstLine="720"/>
        <w:jc w:val="both"/>
      </w:pPr>
      <w:r>
        <w:rPr>
          <w:rFonts w:ascii="Times New Roman" w:hAnsi="Times New Roman" w:eastAsia="Times New Roman"/>
          <w:b/>
          <w:i w:val="0"/>
          <w:sz w:val="26"/>
        </w:rPr>
        <w:t>d) Điều kiện bảo đảm</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Nguồn kinh phí từ Quỹ phát triển khoa học công nghệ, kinh phí đào tạo thường xuyên và kinh phí truyền thông của Nhà trường. Mời chuyên gia từ Cục Sở hữu trí tuệ, Viện Khoa học Sở hữu trí tuệ và các đại diện sở hữu công nghiệp tham gia giảng dạy các chuyên đề nâng cao.</w:t>
      </w:r>
    </w:p>
    <w:p>
      <w:pPr>
        <w:spacing w:before="240" w:after="120"/>
        <w:ind w:firstLine="720"/>
        <w:jc w:val="both"/>
      </w:pPr>
      <w:r>
        <w:rPr>
          <w:rFonts w:ascii="Times New Roman" w:hAnsi="Times New Roman" w:eastAsia="Times New Roman"/>
          <w:b/>
          <w:i w:val="0"/>
          <w:sz w:val="26"/>
        </w:rPr>
        <w:t>3.3. Phương án đề xuất thí điểm mô hình rà soát và bài học kinh nghiệm</w:t>
      </w:r>
    </w:p>
    <w:p>
      <w:pPr>
        <w:spacing w:before="240" w:after="120"/>
        <w:ind w:firstLine="720"/>
        <w:jc w:val="both"/>
      </w:pPr>
      <w:r>
        <w:rPr>
          <w:rFonts w:ascii="Times New Roman" w:hAnsi="Times New Roman" w:eastAsia="Times New Roman"/>
          <w:b/>
          <w:i w:val="0"/>
          <w:sz w:val="26"/>
        </w:rPr>
        <w:t>3.3.1. Mục đích và phạm vi đề xuất thí điểm</w:t>
      </w:r>
    </w:p>
    <w:p>
      <w:pPr>
        <w:spacing w:before="60" w:after="60" w:line="400" w:lineRule="exact"/>
        <w:ind w:firstLine="720"/>
        <w:jc w:val="both"/>
      </w:pPr>
      <w:r>
        <w:rPr>
          <w:rFonts w:ascii="Times New Roman" w:hAnsi="Times New Roman" w:eastAsia="Times New Roman"/>
          <w:b w:val="0"/>
          <w:i w:val="0"/>
          <w:sz w:val="26"/>
        </w:rPr>
        <w:t xml:space="preserve">Để bảo đảm tính khả thi và giảm thiểu rủi ro khi áp dụng đại trà, Đề tài đề xuất thực hiện thí điểm quy trình rà soát bộc lộ công khai bắt buộc tại khâu nghiệm thu đề tài (Khâu 4 của Quy trình 8 khâu) trước khi trình ban hành quy chế chính thức. Phạm vi thí điểm: </w:t>
      </w:r>
      <w:del w:id="1091" w:author="Claude" w:date="2026-09-30T19:14:55Z">
        <w:r>
          <w:rPr>
            <w:rFonts w:ascii="Times New Roman" w:hAnsi="Times New Roman" w:eastAsia="Times New Roman"/>
            <w:b w:val="0"/>
            <w:i w:val="0"/>
            <w:sz w:val="26"/>
          </w:rPr>
          <w:delText xml:space="preserve">áp dụng đối với các đề tài cấp cơ sở nghiệm thu trong kỳ 1 năm học 2025 - 2026 tại Viện Nghiên cứu giáo dục và Chuyển giao tri thức.</w:delText>
        </w:r>
      </w:del>
      <w:ins w:id="1092" w:author="Claude" w:date="2026-09-30T19:14:55Z">
        <w:r>
          <w:rPr>
            <w:rFonts w:ascii="Times New Roman" w:hAnsi="Times New Roman" w:eastAsia="Times New Roman"/>
            <w:b w:val="0"/>
            <w:i w:val="0"/>
            <w:sz w:val="26"/>
          </w:rPr>
          <w:t xml:space="preserve">áp dụng đối với các đề tài cấp cơ sở nghiệm thu năm 2026 tại Viện Y - Dược, đơn vị liên quan đến 10 trên 11 sản phẩm đủ điều kiện xác lập quyền giai đoạn 2021 - 2025 và là nơi phát sinh cả hai đơn sáng chế của Nhà trường; Viện Nghiên cứu giáo dục và Chuyển giao tri thức tham gia với vai trò hỗ trợ khai thác.</w:t>
        </w:r>
      </w:ins>
    </w:p>
    <w:p>
      <w:pPr>
        <w:spacing w:before="60" w:after="60" w:line="400" w:lineRule="exact"/>
        <w:ind w:firstLine="720"/>
        <w:jc w:val="both"/>
      </w:pPr>
      <w:r>
        <w:rPr>
          <w:rFonts w:ascii="Times New Roman" w:hAnsi="Times New Roman" w:eastAsia="Times New Roman"/>
          <w:b w:val="0"/>
          <w:i w:val="0"/>
          <w:sz w:val="26"/>
        </w:rPr>
        <w:t>Mục đích của việc thí điểm bao gồm: kiểm chứng tính khả thi và mức độ phù hợp của biểu mẫu rà soát bổ sung; đo lường thời gian trung bình cần bổ sung cho mỗi phiên nghiệm thu; thu thập phản hồi của Hội đồng nghiệm thu và chủ nhiệm đề tài về tính thực tiễn của quy trình; phát hiện và điều chỉnh các điểm vướng mắc trước khi ban hành áp dụng toàn trường.</w:t>
      </w:r>
    </w:p>
    <w:p>
      <w:pPr>
        <w:spacing w:before="240" w:after="120"/>
        <w:ind w:firstLine="720"/>
        <w:jc w:val="both"/>
      </w:pPr>
      <w:r>
        <w:rPr>
          <w:rFonts w:ascii="Times New Roman" w:hAnsi="Times New Roman" w:eastAsia="Times New Roman"/>
          <w:b/>
          <w:i w:val="0"/>
          <w:sz w:val="26"/>
        </w:rPr>
        <w:t>3.3.2. Kịch bản đề xuất thí điểm và bài học kinh nghiệm</w:t>
      </w:r>
    </w:p>
    <w:p>
      <w:pPr>
        <w:spacing w:before="60" w:after="60" w:line="400" w:lineRule="exact"/>
        <w:ind w:firstLine="720"/>
        <w:jc w:val="both"/>
      </w:pPr>
      <w:r>
        <w:rPr>
          <w:rFonts w:ascii="Times New Roman" w:hAnsi="Times New Roman" w:eastAsia="Times New Roman"/>
          <w:b w:val="0"/>
          <w:i w:val="0"/>
          <w:sz w:val="26"/>
        </w:rPr>
        <w:t>Trong kịch bản thí điểm, biểu mẫu đánh giá nghiệm thu được bổ sung mục "Rà soát khả năng xác lập quyền độc quyền" với 04 câu hỏi kiểm tra: (1) Kết quả nghiên cứu có tính mới so với hiện trạng kỹ thuật đã biết hay không? (2) Kết quả có khả năng áp dụng công nghiệp hoặc áp dụng thực tiễn hay không? (3) Kết quả đã được bộc lộ công khai (qua bài báo, hội thảo, luận văn công bố) trước thời điểm nghiệm thu chưa? (4) Đề xuất loại hình bảo hộ phù hợp (sáng chế, giải pháp hữu ích, quyền tác giả, kiểu dáng công nghiệp)?</w:t>
      </w:r>
    </w:p>
    <w:p>
      <w:pPr>
        <w:spacing w:before="60" w:after="60" w:line="400" w:lineRule="exact"/>
        <w:ind w:firstLine="720"/>
        <w:jc w:val="both"/>
      </w:pPr>
      <w:del w:id="1093" w:author="Claude" w:date="2026-09-30T19:14:55Z">
        <w:r>
          <w:rPr>
            <w:rFonts w:ascii="Times New Roman" w:hAnsi="Times New Roman" w:eastAsia="Times New Roman"/>
            <w:b w:val="0"/>
            <w:i w:val="0"/>
            <w:sz w:val="26"/>
          </w:rPr>
          <w:delText>Kết quả mô phỏng trên đề tài chiết xuất dược liệu năm 2026 cho thấy khâu rà soát bắt buộc giúp kịp thời nhận diện quy trình chiết tách có tính mới, kích hoạt ngay bước tra cứu sáng chế tiền kiểm và hỗ trợ chủ nhiệm đề tài hoàn thiện hồ sơ nộp đơn đăng ký trước khi công bố bài báo khoa học. Nếu không có khâu rà soát bắt buộc này, chủ nhiệm đề tài đã công bố bài báo trước, dẫn đến bộc lộ công khai quy trình chiết tách và mất hoàn toàn khả năng đăng ký sáng chế.</w:delText>
        </w:r>
      </w:del>
      <w:ins w:id="1094" w:author="Claude" w:date="2026-09-30T19:14:55Z">
        <w:r>
          <w:rPr>
            <w:rFonts w:ascii="Times New Roman" w:hAnsi="Times New Roman" w:eastAsia="Times New Roman"/>
            <w:b w:val="0"/>
            <w:i w:val="0"/>
            <w:sz w:val="26"/>
          </w:rPr>
          <w:t xml:space="preserve">Hai trường hợp thực tế minh họa cho kịch bản này là đề tài chiết xuất lá Quế hoa năm 2025, đề tài cấp cơ sở duy nhất đã nộp đơn sáng chế ngay trong năm nghiệm thu, và đơn sáng chế năm 2026 về phương pháp chiết tách hợp chất từ cây Piper aduncum L. Hai trường hợp cho thấy khi chủ nhiệm đề tài chủ động, kết quả chiết tách có thể được nộp đơn trước khi công bố. Khâu rà soát bắt buộc nhằm biến cách làm của hai trường hợp đơn lẻ này thành quy trình áp dụng cho mọi đề tài, trong đó có 8 đề tài giai đoạn 2021 - 2024 đã không được nộp đơn.</w:t>
        </w:r>
      </w:ins>
    </w:p>
    <w:p>
      <w:pPr>
        <w:spacing w:before="60" w:after="60" w:line="400" w:lineRule="exact"/>
        <w:ind w:firstLine="720"/>
        <w:jc w:val="both"/>
      </w:pPr>
      <w:del w:id="1095" w:author="Claude" w:date="2026-09-30T19:14:55Z">
        <w:r>
          <w:rPr>
            <w:rFonts w:ascii="Times New Roman" w:hAnsi="Times New Roman" w:eastAsia="Times New Roman"/>
            <w:b w:val="0"/>
            <w:i w:val="0"/>
            <w:sz w:val="26"/>
          </w:rPr>
          <w:delText xml:space="preserve">Bài học kinh nghiệm rút ra từ việc thí điểm:</w:delText>
        </w:r>
      </w:del>
      <w:ins w:id="1096" w:author="Claude" w:date="2026-09-30T19:14:55Z">
        <w:r>
          <w:rPr>
            <w:rFonts w:ascii="Times New Roman" w:hAnsi="Times New Roman" w:eastAsia="Times New Roman"/>
            <w:b w:val="0"/>
            <w:i w:val="0"/>
            <w:sz w:val="26"/>
          </w:rPr>
          <w:t xml:space="preserve">Các giả định cần được kiểm chứng qua thí điểm:</w:t>
        </w:r>
      </w:ins>
      <w:r>
        <w:rPr>
          <w:rFonts w:ascii="Times New Roman" w:hAnsi="Times New Roman" w:eastAsia="Times New Roman"/>
          <w:b w:val="0"/>
          <w:i w:val="0"/>
          <w:sz w:val="26"/>
        </w:rPr>
        <w:t xml:space="preserve"> Thứ nhất, việc gắn trách nhiệm rà soát bộc lộ công khai vào biên bản nghiệm thu là mắt xích quyết định để chuyển từ quản lý thụ động sang chủ động đồng hành. </w:t>
      </w:r>
      <w:del w:id="1097" w:author="Claude" w:date="2026-09-30T19:14:55Z">
        <w:r>
          <w:rPr>
            <w:rFonts w:ascii="Times New Roman" w:hAnsi="Times New Roman" w:eastAsia="Times New Roman"/>
            <w:b w:val="0"/>
            <w:i w:val="0"/>
            <w:sz w:val="26"/>
          </w:rPr>
          <w:delText xml:space="preserve">Thứ hai, thời gian bổ sung cho mỗi phiên nghiệm thu chỉ tăng thêm khoảng 15 đến 20 phút, hoàn toàn khả thi trong thực tế.</w:delText>
        </w:r>
      </w:del>
      <w:ins w:id="1098" w:author="Claude" w:date="2026-09-30T19:14:55Z">
        <w:r>
          <w:rPr>
            <w:rFonts w:ascii="Times New Roman" w:hAnsi="Times New Roman" w:eastAsia="Times New Roman"/>
            <w:b w:val="0"/>
            <w:i w:val="0"/>
            <w:sz w:val="26"/>
          </w:rPr>
          <w:t xml:space="preserve">Thứ hai, thời gian bổ sung cho mỗi phiên nghiệm thu được kỳ vọng không đáng kể và cần được đo lường trong thí điểm.</w:t>
        </w:r>
      </w:ins>
      <w:r>
        <w:rPr>
          <w:rFonts w:ascii="Times New Roman" w:hAnsi="Times New Roman" w:eastAsia="Times New Roman"/>
          <w:b w:val="0"/>
          <w:i w:val="0"/>
          <w:sz w:val="26"/>
        </w:rPr>
        <w:t xml:space="preserve"> Thứ ba, cần bố trí nhân sự Bộ phận Pháp chế tham gia các phiên nghiệm thu có đề tài thuộc nhóm tiềm năng bảo hộ cao để tư vấn trực tiếp cho chủ nhiệm đề tài.</w:t>
      </w:r>
    </w:p>
    <w:p>
      <w:pPr>
        <w:spacing w:before="240" w:after="120"/>
        <w:ind w:firstLine="720"/>
        <w:jc w:val="both"/>
      </w:pPr>
      <w:r>
        <w:rPr>
          <w:rFonts w:ascii="Times New Roman" w:hAnsi="Times New Roman" w:eastAsia="Times New Roman"/>
          <w:b/>
          <w:i w:val="0"/>
          <w:sz w:val="26"/>
        </w:rPr>
        <w:t>3.4. Lộ trình triển khai và Bộ chỉ số theo dõi đánh giá hiệu quả</w:t>
      </w:r>
    </w:p>
    <w:p>
      <w:pPr>
        <w:spacing w:before="240" w:after="120"/>
        <w:ind w:firstLine="720"/>
        <w:jc w:val="both"/>
      </w:pPr>
      <w:r>
        <w:rPr>
          <w:rFonts w:ascii="Times New Roman" w:hAnsi="Times New Roman" w:eastAsia="Times New Roman"/>
          <w:b/>
          <w:i w:val="0"/>
          <w:sz w:val="26"/>
        </w:rPr>
        <w:t>3.4.1. Lộ trình triển khai theo các mốc chiến lược</w:t>
      </w:r>
    </w:p>
    <w:p>
      <w:pPr>
        <w:spacing w:before="60" w:after="60" w:line="400" w:lineRule="exact"/>
        <w:ind w:firstLine="720"/>
        <w:jc w:val="both"/>
      </w:pPr>
      <w:r>
        <w:rPr>
          <w:rFonts w:ascii="Times New Roman" w:hAnsi="Times New Roman" w:eastAsia="Times New Roman"/>
          <w:b w:val="0"/>
          <w:i w:val="0"/>
          <w:sz w:val="26"/>
        </w:rPr>
        <w:t>Hệ thống 05 nhóm giải pháp nêu trên được triển khai theo lộ trình 03 giai đoạn, gắn chặt với thời điểm có hiệu lực của các văn bản pháp luật mới và các mốc chiến lược quốc gia về sở hữu trí tuệ:</w:t>
      </w:r>
    </w:p>
    <w:p>
      <w:pPr>
        <w:spacing w:before="60" w:after="60" w:line="400" w:lineRule="exact"/>
        <w:ind w:firstLine="720"/>
        <w:jc w:val="both"/>
      </w:pPr>
      <w:r>
        <w:rPr>
          <w:rFonts w:ascii="Times New Roman" w:hAnsi="Times New Roman" w:eastAsia="Times New Roman"/>
          <w:b/>
          <w:i w:val="0"/>
          <w:sz w:val="26"/>
        </w:rPr>
        <w:t>Giai đoạn 1 (Năm 2026): Chuẩn hóa thể chế và kích hoạt phong trào</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Đây là giai đoạn nền tảng, tập trung vào việc hoàn thiện thể chế nội bộ và khởi động cơ chế vận hành mới. Các nhiệm vụ trọng tâm bao gồm:</w:t>
      </w:r>
    </w:p>
    <w:p>
      <w:pPr>
        <w:spacing w:before="40" w:after="40" w:line="400" w:lineRule="exact"/>
        <w:ind w:left="720" w:hanging="283"/>
        <w:jc w:val="both"/>
      </w:pPr>
      <w:r>
        <w:rPr>
          <w:rFonts w:ascii="Times New Roman" w:hAnsi="Times New Roman" w:eastAsia="Times New Roman"/>
          <w:b w:val="0"/>
          <w:i w:val="0"/>
          <w:sz w:val="26"/>
        </w:rPr>
        <w:t>- Ban hành Quy chế quản lý sở hữu trí tuệ hợp nhất sửa đổi, trong đó bãi bỏ mức trần thù lao 100 triệu đồng.</w:t>
      </w:r>
    </w:p>
    <w:p>
      <w:pPr>
        <w:spacing w:before="40" w:after="40" w:line="400" w:lineRule="exact"/>
        <w:ind w:left="720" w:hanging="283"/>
        <w:jc w:val="both"/>
      </w:pPr>
      <w:r>
        <w:rPr>
          <w:rFonts w:ascii="Times New Roman" w:hAnsi="Times New Roman" w:eastAsia="Times New Roman"/>
          <w:b w:val="0"/>
          <w:i w:val="0"/>
          <w:sz w:val="26"/>
        </w:rPr>
        <w:t>- Bổ sung 02 nhân sự chuyên trách sở hữu trí tuệ cho Bộ phận Pháp chế; cử cán bộ tham gia tập huấn tại Cục Sở hữu trí tuệ.</w:t>
      </w:r>
    </w:p>
    <w:p>
      <w:pPr>
        <w:spacing w:before="40" w:after="40" w:line="400" w:lineRule="exact"/>
        <w:ind w:left="720" w:hanging="283"/>
        <w:jc w:val="both"/>
      </w:pPr>
      <w:r>
        <w:rPr>
          <w:rFonts w:ascii="Times New Roman" w:hAnsi="Times New Roman" w:eastAsia="Times New Roman"/>
          <w:b w:val="0"/>
          <w:i w:val="0"/>
          <w:sz w:val="26"/>
        </w:rPr>
        <w:t>- Ban hành Quy trình chuẩn 8 khâu quản lý tài sản trí tuệ và lồng ghép vào biểu mẫu nghiệm thu đề tài cấp cơ sở.</w:t>
      </w:r>
    </w:p>
    <w:p>
      <w:pPr>
        <w:spacing w:before="40" w:after="40" w:line="400" w:lineRule="exact"/>
        <w:ind w:left="720" w:hanging="283"/>
        <w:jc w:val="both"/>
      </w:pPr>
      <w:r>
        <w:rPr>
          <w:rFonts w:ascii="Times New Roman" w:hAnsi="Times New Roman" w:eastAsia="Times New Roman"/>
          <w:b w:val="0"/>
          <w:i w:val="0"/>
          <w:sz w:val="26"/>
        </w:rPr>
        <w:t>- Kích hoạt Dòng kinh phí hỗ trợ đăng ký sở hữu trí tuệ từ Quỹ Phát triển khoa học công nghệ.</w:t>
      </w:r>
    </w:p>
    <w:p>
      <w:pPr>
        <w:spacing w:before="40" w:after="40" w:line="400" w:lineRule="exact"/>
        <w:ind w:left="720" w:hanging="283"/>
        <w:jc w:val="both"/>
      </w:pPr>
      <w:r>
        <w:rPr>
          <w:rFonts w:ascii="Times New Roman" w:hAnsi="Times New Roman" w:eastAsia="Times New Roman"/>
          <w:b w:val="0"/>
          <w:i w:val="0"/>
          <w:sz w:val="26"/>
        </w:rPr>
        <w:t>- Tổ chức đợt tập huấn đầu tiên về sở hữu trí tuệ cho toàn thể giảng viên.</w:t>
      </w:r>
    </w:p>
    <w:p>
      <w:pPr>
        <w:spacing w:before="40" w:after="40" w:line="400" w:lineRule="exact"/>
        <w:ind w:left="720" w:hanging="283"/>
        <w:jc w:val="both"/>
      </w:pPr>
      <w:r>
        <w:rPr>
          <w:rFonts w:ascii="Times New Roman" w:hAnsi="Times New Roman" w:eastAsia="Times New Roman"/>
          <w:b w:val="0"/>
          <w:i w:val="0"/>
          <w:sz w:val="26"/>
        </w:rPr>
        <w:t xml:space="preserve">- </w:t>
      </w:r>
      <w:del w:id="1099" w:author="Claude" w:date="2026-09-30T19:14:55Z">
        <w:r>
          <w:rPr>
            <w:rFonts w:ascii="Times New Roman" w:hAnsi="Times New Roman" w:eastAsia="Times New Roman"/>
            <w:b w:val="0"/>
            <w:i w:val="0"/>
            <w:sz w:val="26"/>
          </w:rPr>
          <w:delText xml:space="preserve">Thực hiện thí điểm mô hình rà soát bộc lộ bắt buộc tại Viện Nghiên cứu giáo dục và Chuyển giao tri thức.</w:delText>
        </w:r>
      </w:del>
      <w:ins w:id="1100" w:author="Claude" w:date="2026-09-30T19:14:55Z">
        <w:r>
          <w:rPr>
            <w:rFonts w:ascii="Times New Roman" w:hAnsi="Times New Roman" w:eastAsia="Times New Roman"/>
            <w:b w:val="0"/>
            <w:i w:val="0"/>
            <w:sz w:val="26"/>
          </w:rPr>
          <w:t xml:space="preserve">Thực hiện thí điểm mô hình rà soát bộc lộ bắt buộc tại Viện Y - Dược.</w:t>
        </w:r>
      </w:ins>
    </w:p>
    <w:p>
      <w:pPr>
        <w:spacing w:before="60" w:after="60" w:line="400" w:lineRule="exact"/>
        <w:ind w:firstLine="720"/>
        <w:jc w:val="both"/>
      </w:pPr>
      <w:r>
        <w:rPr>
          <w:rFonts w:ascii="Times New Roman" w:hAnsi="Times New Roman" w:eastAsia="Times New Roman"/>
          <w:b/>
          <w:i w:val="0"/>
          <w:sz w:val="26"/>
        </w:rPr>
        <w:t>Giai đoạn 2 (Năm 2027): Thí điểm thương mại hóa và ươm tạo doanh nghiệp</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Trên nền tảng thể chế đã được chuẩn hóa, giai đoạn này tập trung vào việc chuyển đổi kết quả nghiên cứu thành tài sản thương mại có doanh thu:</w:t>
      </w:r>
    </w:p>
    <w:p>
      <w:pPr>
        <w:spacing w:before="40" w:after="40" w:line="400" w:lineRule="exact"/>
        <w:ind w:left="720" w:hanging="283"/>
        <w:jc w:val="both"/>
      </w:pPr>
      <w:r>
        <w:rPr>
          <w:rFonts w:ascii="Times New Roman" w:hAnsi="Times New Roman" w:eastAsia="Times New Roman"/>
          <w:b w:val="0"/>
          <w:i w:val="0"/>
          <w:sz w:val="26"/>
        </w:rPr>
        <w:t>- Xây dựng và trình Đề án thành lập Doanh nghiệp quản lý tài sản trí tuệ trực thuộc Nhà trường theo Điều 28 Luật Giáo dục đại học số 125/2025/QH15.</w:t>
      </w:r>
    </w:p>
    <w:p>
      <w:pPr>
        <w:spacing w:before="40" w:after="40" w:line="400" w:lineRule="exact"/>
        <w:ind w:left="720" w:hanging="283"/>
        <w:jc w:val="both"/>
      </w:pPr>
      <w:r>
        <w:rPr>
          <w:rFonts w:ascii="Times New Roman" w:hAnsi="Times New Roman" w:eastAsia="Times New Roman"/>
          <w:b w:val="0"/>
          <w:i w:val="0"/>
          <w:sz w:val="26"/>
        </w:rPr>
        <w:t>- Hoàn thiện Chuyên trang Cơ sở dữ liệu số tài sản trí tuệ, sẵn sàng kết nối với Nền tảng số quốc gia.</w:t>
      </w:r>
    </w:p>
    <w:p>
      <w:pPr>
        <w:spacing w:before="40" w:after="40" w:line="400" w:lineRule="exact"/>
        <w:ind w:left="720" w:hanging="283"/>
        <w:jc w:val="both"/>
      </w:pPr>
      <w:r>
        <w:rPr>
          <w:rFonts w:ascii="Times New Roman" w:hAnsi="Times New Roman" w:eastAsia="Times New Roman"/>
          <w:b w:val="0"/>
          <w:i w:val="0"/>
          <w:sz w:val="26"/>
        </w:rPr>
        <w:t>- Đưa học phần Sở hữu trí tuệ và Đổi mới sáng tạo vào chương trình đào tạo sinh viên từ năm học 2027 - 2028.</w:t>
      </w:r>
    </w:p>
    <w:p>
      <w:pPr>
        <w:spacing w:before="40" w:after="40" w:line="400" w:lineRule="exact"/>
        <w:ind w:left="720" w:hanging="283"/>
        <w:jc w:val="both"/>
      </w:pPr>
      <w:r>
        <w:rPr>
          <w:rFonts w:ascii="Times New Roman" w:hAnsi="Times New Roman" w:eastAsia="Times New Roman"/>
          <w:b w:val="0"/>
          <w:i w:val="0"/>
          <w:sz w:val="26"/>
        </w:rPr>
        <w:t xml:space="preserve">- </w:t>
      </w:r>
      <w:del w:id="1101" w:author="Claude" w:date="2026-09-30T19:14:55Z">
        <w:r>
          <w:rPr>
            <w:rFonts w:ascii="Times New Roman" w:hAnsi="Times New Roman" w:eastAsia="Times New Roman"/>
            <w:b w:val="0"/>
            <w:i w:val="0"/>
            <w:sz w:val="26"/>
          </w:rPr>
          <w:delText xml:space="preserve">Chuẩn bị nội dung tham gia Đề án gắn sở hữu trí tuệ với giáo dục đại học do Bộ Giáo dục và Đào tạo dự thảo vào quý 2 năm 2027.</w:delText>
        </w:r>
      </w:del>
      <w:ins w:id="1102" w:author="Claude" w:date="2026-09-30T19:14:55Z">
        <w:r>
          <w:rPr>
            <w:rFonts w:ascii="Times New Roman" w:hAnsi="Times New Roman" w:eastAsia="Times New Roman"/>
            <w:b w:val="0"/>
            <w:i w:val="0"/>
            <w:sz w:val="26"/>
          </w:rPr>
          <w:t xml:space="preserve">Chuẩn bị nội dung tham gia Đề án tăng cường hoạt động sở hữu trí tuệ của cơ sở giáo dục đại học do Bộ Giáo dục và Đào tạo dự thảo trong quý II năm 2027.</w:t>
        </w:r>
      </w:ins>
    </w:p>
    <w:p>
      <w:pPr>
        <w:spacing w:before="40" w:after="40" w:line="400" w:lineRule="exact"/>
        <w:ind w:left="720" w:hanging="283"/>
        <w:jc w:val="both"/>
      </w:pPr>
      <w:r>
        <w:rPr>
          <w:rFonts w:ascii="Times New Roman" w:hAnsi="Times New Roman" w:eastAsia="Times New Roman"/>
          <w:b w:val="0"/>
          <w:i w:val="0"/>
          <w:sz w:val="26"/>
        </w:rPr>
        <w:t>- Thực hiện thí điểm ít nhất 01 hợp đồng chuyển giao công nghệ hoặc cấp phép sử dụng.</w:t>
      </w:r>
    </w:p>
    <w:p>
      <w:pPr>
        <w:spacing w:before="60" w:after="60" w:line="400" w:lineRule="exact"/>
        <w:ind w:firstLine="720"/>
        <w:jc w:val="both"/>
      </w:pPr>
      <w:r>
        <w:rPr>
          <w:rFonts w:ascii="Times New Roman" w:hAnsi="Times New Roman" w:eastAsia="Times New Roman"/>
          <w:b/>
          <w:i w:val="0"/>
          <w:sz w:val="26"/>
        </w:rPr>
        <w:t>Giai đoạn 3 (Giai đoạn 2028 - 2030): Vận hành toàn diện và tích hợp hệ sinh thái</w:t>
      </w:r>
      <w:r>
        <w:rPr>
          <w:rFonts w:ascii="Times New Roman" w:hAnsi="Times New Roman" w:eastAsia="Times New Roman"/>
          <w:b w:val="0"/>
          <w:i w:val="0"/>
          <w:sz w:val="26"/>
        </w:rPr>
      </w:r>
    </w:p>
    <w:p>
      <w:pPr>
        <w:spacing w:before="60" w:after="60" w:line="400" w:lineRule="exact"/>
        <w:ind w:firstLine="720"/>
        <w:jc w:val="both"/>
      </w:pPr>
      <w:r>
        <w:rPr>
          <w:rFonts w:ascii="Times New Roman" w:hAnsi="Times New Roman" w:eastAsia="Times New Roman"/>
          <w:b w:val="0"/>
          <w:i w:val="0"/>
          <w:sz w:val="26"/>
        </w:rPr>
        <w:t>Giai đoạn hoàn thiện và bền vững hóa, hướng tới mục tiêu vận hành ổn định hệ sinh thái đổi mới sáng tạo:</w:t>
      </w:r>
    </w:p>
    <w:p>
      <w:pPr>
        <w:spacing w:before="40" w:after="40" w:line="400" w:lineRule="exact"/>
        <w:ind w:left="720" w:hanging="283"/>
        <w:jc w:val="both"/>
      </w:pPr>
      <w:r>
        <w:rPr>
          <w:rFonts w:ascii="Times New Roman" w:hAnsi="Times New Roman" w:eastAsia="Times New Roman"/>
          <w:b w:val="0"/>
          <w:i w:val="0"/>
          <w:sz w:val="26"/>
        </w:rPr>
        <w:t>- Vận hành chính thức Doanh nghiệp quản lý tài sản trí tuệ; thực hiện định giá và góp vốn bằng tài sản trí tuệ.</w:t>
      </w:r>
    </w:p>
    <w:p>
      <w:pPr>
        <w:spacing w:before="40" w:after="40" w:line="400" w:lineRule="exact"/>
        <w:ind w:left="720" w:hanging="283"/>
        <w:jc w:val="both"/>
      </w:pPr>
      <w:r>
        <w:rPr>
          <w:rFonts w:ascii="Times New Roman" w:hAnsi="Times New Roman" w:eastAsia="Times New Roman"/>
          <w:b w:val="0"/>
          <w:i w:val="0"/>
          <w:sz w:val="26"/>
        </w:rPr>
        <w:t xml:space="preserve">- </w:t>
      </w:r>
      <w:del w:id="1103" w:author="Claude" w:date="2026-09-30T19:14:55Z">
        <w:r>
          <w:rPr>
            <w:rFonts w:ascii="Times New Roman" w:hAnsi="Times New Roman" w:eastAsia="Times New Roman"/>
            <w:b w:val="0"/>
            <w:i w:val="0"/>
            <w:sz w:val="26"/>
          </w:rPr>
          <w:delText xml:space="preserve">Kết nối Nhà trường với Mạng lưới Trung tâm Hỗ trợ công nghệ và đổi mới sáng tạo.</w:delText>
        </w:r>
      </w:del>
      <w:ins w:id="1104" w:author="Claude" w:date="2026-09-30T19:14:55Z">
        <w:r>
          <w:rPr>
            <w:rFonts w:ascii="Times New Roman" w:hAnsi="Times New Roman" w:eastAsia="Times New Roman"/>
            <w:b w:val="0"/>
            <w:i w:val="0"/>
            <w:sz w:val="26"/>
          </w:rPr>
          <w:t xml:space="preserve">Khai thác thường xuyên tư cách thành viên Mạng lưới Trung tâm Hỗ trợ công nghệ và đổi mới sáng tạo mà Nhà trường có từ năm 2023.</w:t>
        </w:r>
      </w:ins>
    </w:p>
    <w:p>
      <w:pPr>
        <w:spacing w:before="40" w:after="40" w:line="400" w:lineRule="exact"/>
        <w:ind w:left="720" w:hanging="283"/>
        <w:jc w:val="both"/>
      </w:pPr>
      <w:r>
        <w:rPr>
          <w:rFonts w:ascii="Times New Roman" w:hAnsi="Times New Roman" w:eastAsia="Times New Roman"/>
          <w:b w:val="0"/>
          <w:i w:val="0"/>
          <w:sz w:val="26"/>
        </w:rPr>
        <w:t>- Thương mại hóa thường xuyên các kết quả nghiên cứu; doanh thu từ sở hữu trí tuệ đóng góp ổn định vào Quỹ phát triển khoa học công nghệ.</w:t>
      </w:r>
    </w:p>
    <w:p>
      <w:pPr>
        <w:spacing w:before="40" w:after="40" w:line="400" w:lineRule="exact"/>
        <w:ind w:left="720" w:hanging="283"/>
        <w:jc w:val="both"/>
      </w:pPr>
      <w:r>
        <w:rPr>
          <w:rFonts w:ascii="Times New Roman" w:hAnsi="Times New Roman" w:eastAsia="Times New Roman"/>
          <w:b w:val="0"/>
          <w:i w:val="0"/>
          <w:sz w:val="26"/>
        </w:rPr>
        <w:t>- Số hóa toàn bộ dữ liệu tài sản trí tuệ và công khai minh bạch hằng năm trên Nền tảng số quốc gia.</w:t>
      </w:r>
    </w:p>
    <w:p>
      <w:pPr>
        <w:spacing w:before="40" w:after="40" w:line="400" w:lineRule="exact"/>
        <w:ind w:left="720" w:hanging="283"/>
        <w:jc w:val="both"/>
      </w:pPr>
      <w:r>
        <w:rPr>
          <w:rFonts w:ascii="Times New Roman" w:hAnsi="Times New Roman" w:eastAsia="Times New Roman"/>
          <w:b w:val="0"/>
          <w:i w:val="0"/>
          <w:sz w:val="26"/>
        </w:rPr>
        <w:t>- Hợp tác mở rộng với doanh nghiệp, viện nghiên cứu bên ngoài thông qua Không gian sáng tạo mở thử nghiệm.</w:t>
      </w:r>
    </w:p>
    <w:p>
      <w:pPr>
        <w:spacing w:before="240" w:after="120"/>
        <w:ind w:firstLine="720"/>
        <w:jc w:val="both"/>
      </w:pPr>
      <w:r>
        <w:rPr>
          <w:rFonts w:ascii="Times New Roman" w:hAnsi="Times New Roman" w:eastAsia="Times New Roman"/>
          <w:b/>
          <w:i w:val="0"/>
          <w:sz w:val="26"/>
        </w:rPr>
        <w:t>3.4.2. Bộ chỉ số theo dõi đánh giá hiệu quả</w:t>
      </w:r>
    </w:p>
    <w:p>
      <w:pPr>
        <w:spacing w:before="60" w:after="60" w:line="400" w:lineRule="exact"/>
        <w:ind w:firstLine="720"/>
        <w:jc w:val="both"/>
      </w:pPr>
      <w:r>
        <w:rPr>
          <w:rFonts w:ascii="Times New Roman" w:hAnsi="Times New Roman" w:eastAsia="Times New Roman"/>
          <w:b w:val="0"/>
          <w:i w:val="0"/>
          <w:sz w:val="26"/>
        </w:rPr>
        <w:t xml:space="preserve">Để đo lường hiệu quả triển khai hệ thống giải pháp, Đề tài đề xuất Bộ chỉ số theo dõi đánh giá hiệu quả gắn với từng nhóm giải pháp, được tổng hợp tại Bảng 3.2 dưới đây. Các chỉ số này được sử dụng làm căn cứ đánh giá hiệu quả hoạt động sở hữu trí tuệ của Nhà trường </w:t>
      </w:r>
      <w:del w:id="1105" w:author="Claude" w:date="2026-09-30T19:14:55Z">
        <w:r>
          <w:rPr>
            <w:rFonts w:ascii="Times New Roman" w:hAnsi="Times New Roman" w:eastAsia="Times New Roman"/>
            <w:b w:val="0"/>
            <w:i w:val="0"/>
            <w:sz w:val="26"/>
          </w:rPr>
          <w:delText xml:space="preserve">theo yêu cầu tại điểm b khoản 4 Quyết định số 1624/QĐ-TTg.</w:delText>
        </w:r>
      </w:del>
      <w:ins w:id="1106" w:author="Claude" w:date="2026-09-30T19:14:55Z">
        <w:r>
          <w:rPr>
            <w:rFonts w:ascii="Times New Roman" w:hAnsi="Times New Roman" w:eastAsia="Times New Roman"/>
            <w:b w:val="0"/>
            <w:i w:val="0"/>
            <w:sz w:val="26"/>
          </w:rPr>
          <w:t xml:space="preserve">theo yêu cầu tại điểm b khoản 4 Mục III Điều 1 Quyết định số 1068/QĐ-TTg đã được sửa đổi tại Quyết định số 1624/QĐ-TTg. Chỉ tiêu văn bằng được đặt bằng hoặc cao hơn mức 3 văn bằng mỗi năm cho giai đoạn 2026 - 2028 tại Kế hoạch 07/KH-ĐHTĐ và cần được tính riêng cho văn bằng hình thành từ kết quả nghiên cứu, tránh lặp lại tình trạng chỉ tiêu gộp được hoàn thành bằng tài sản thương hiệu và hợp tác doanh nghiệp như phân tích tại Hình 2.9 Chương 2.</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35"/>
        <w:gridCol w:w="3135"/>
        <w:gridCol w:w="3135"/>
      </w:tblGrid>
      <w:tr>
        <w:tc>
          <w:tcPr>
            <w:tcW w:type="dxa" w:w="1701"/>
            <w:shd w:fill="D9E2F3" w:val="clear"/>
          </w:tcPr>
          <w:p>
            <w:pPr>
              <w:jc w:val="center"/>
            </w:pPr>
            <w:r/>
            <w:r>
              <w:rPr>
                <w:rFonts w:ascii="Times New Roman" w:hAnsi="Times New Roman" w:eastAsia="Times New Roman"/>
                <w:b/>
                <w:i w:val="0"/>
                <w:sz w:val="24"/>
              </w:rPr>
              <w:t>Nhóm giải pháp</w:t>
            </w:r>
          </w:p>
        </w:tc>
        <w:tc>
          <w:tcPr>
            <w:tcW w:type="dxa" w:w="3118"/>
            <w:shd w:fill="D9E2F3" w:val="clear"/>
          </w:tcPr>
          <w:p>
            <w:pPr>
              <w:jc w:val="center"/>
            </w:pPr>
            <w:r/>
            <w:r>
              <w:rPr>
                <w:rFonts w:ascii="Times New Roman" w:hAnsi="Times New Roman" w:eastAsia="Times New Roman"/>
                <w:b/>
                <w:i w:val="0"/>
                <w:sz w:val="24"/>
              </w:rPr>
              <w:t>Chỉ số theo dõi đánh giá hiệu quả</w:t>
            </w:r>
          </w:p>
        </w:tc>
        <w:tc>
          <w:tcPr>
            <w:tcW w:type="dxa" w:w="2551"/>
            <w:shd w:fill="D9E2F3" w:val="clear"/>
          </w:tcPr>
          <w:p>
            <w:pPr>
              <w:jc w:val="center"/>
            </w:pPr>
            <w:r/>
            <w:r>
              <w:rPr>
                <w:rFonts w:ascii="Times New Roman" w:hAnsi="Times New Roman" w:eastAsia="Times New Roman"/>
                <w:b/>
                <w:i w:val="0"/>
                <w:sz w:val="24"/>
              </w:rPr>
              <w:t>Mục tiêu đến năm 2030</w:t>
            </w:r>
          </w:p>
        </w:tc>
      </w:tr>
      <w:tr>
        <w:tc>
          <w:tcPr>
            <w:tcW w:type="dxa" w:w="1701"/>
          </w:tcPr>
          <w:p>
            <w:pPr>
              <w:jc w:val="center"/>
            </w:pPr>
            <w:r/>
            <w:r>
              <w:rPr>
                <w:rFonts w:ascii="Times New Roman" w:hAnsi="Times New Roman" w:eastAsia="Times New Roman"/>
                <w:b w:val="0"/>
                <w:i w:val="0"/>
                <w:sz w:val="24"/>
              </w:rPr>
              <w:t>Giải pháp 1:</w:t>
              <w:br/>
              <w:t>Thể chế nội bộ</w:t>
            </w:r>
          </w:p>
        </w:tc>
        <w:tc>
          <w:tcPr>
            <w:tcW w:type="dxa" w:w="3118"/>
          </w:tcPr>
          <w:p>
            <w:pPr>
              <w:jc w:val="left"/>
            </w:pPr>
            <w:r/>
            <w:r>
              <w:rPr>
                <w:rFonts w:ascii="Times New Roman" w:hAnsi="Times New Roman" w:eastAsia="Times New Roman"/>
                <w:b w:val="0"/>
                <w:i w:val="0"/>
                <w:sz w:val="24"/>
              </w:rPr>
              <w:t>1.1. Tỷ lệ văn bản nội bộ được hợp nhất</w:t>
              <w:br/>
              <w:t>và đồng bộ hóa</w:t>
              <w:br/>
              <w:t>1.2. Mức thù lao trả cho tác giả sáng chế</w:t>
              <w:br/>
              <w:t>so với lợi nhuận thuần</w:t>
            </w:r>
          </w:p>
        </w:tc>
        <w:tc>
          <w:tcPr>
            <w:tcW w:type="dxa" w:w="2551"/>
          </w:tcPr>
          <w:p>
            <w:pPr>
              <w:jc w:val="left"/>
            </w:pPr>
            <w:r/>
            <w:del w:id="1107" w:author="Claude" w:date="2026-09-30T19:14:55Z">
              <w:r>
                <w:rPr>
                  <w:rFonts w:ascii="Times New Roman" w:hAnsi="Times New Roman" w:eastAsia="Times New Roman"/>
                  <w:b w:val="0"/>
                  <w:i w:val="0"/>
                  <w:sz w:val="24"/>
                </w:rPr>
                <w:delText>100% văn bản thống nhất</w:delText>
                <w:br/>
                <w:delText>Tối thiểu 30% lợi nhuận</w:delText>
                <w:br/>
                <w:delText>thuần (theo Luật số</w:delText>
                <w:br/>
                <w:delText>93/2025/QH15)</w:delText>
              </w:r>
            </w:del>
            <w:ins w:id="1108" w:author="Claude" w:date="2026-09-30T19:14:55Z">
              <w:r>
                <w:rPr>
                  <w:rFonts w:ascii="Times New Roman" w:hAnsi="Times New Roman" w:eastAsia="Times New Roman"/>
                  <w:b w:val="0"/>
                  <w:i w:val="0"/>
                  <w:sz w:val="24"/>
                </w:rPr>
                <w:t xml:space="preserve">100% văn bản thống nhất</w:t>
                <w:br/>
                <w:t xml:space="preserve">Không thấp hơn mức mặc định</w:t>
                <w:br/>
                <w:t xml:space="preserve">tại khoản 1 Điều 135</w:t>
                <w:br/>
                <w:t xml:space="preserve">Luật Sở hữu trí tuệ</w:t>
              </w:r>
            </w:ins>
          </w:p>
        </w:tc>
      </w:tr>
      <w:tr>
        <w:tc>
          <w:tcPr>
            <w:tcW w:type="dxa" w:w="1701"/>
          </w:tcPr>
          <w:p>
            <w:pPr>
              <w:jc w:val="center"/>
            </w:pPr>
            <w:r/>
            <w:r>
              <w:rPr>
                <w:rFonts w:ascii="Times New Roman" w:hAnsi="Times New Roman" w:eastAsia="Times New Roman"/>
                <w:b w:val="0"/>
                <w:i w:val="0"/>
                <w:sz w:val="24"/>
              </w:rPr>
              <w:t>Giải pháp 2:</w:t>
              <w:br/>
              <w:t>Tổ chức bộ máy</w:t>
            </w:r>
          </w:p>
        </w:tc>
        <w:tc>
          <w:tcPr>
            <w:tcW w:type="dxa" w:w="3118"/>
          </w:tcPr>
          <w:p>
            <w:pPr>
              <w:jc w:val="left"/>
            </w:pPr>
            <w:r/>
            <w:r>
              <w:rPr>
                <w:rFonts w:ascii="Times New Roman" w:hAnsi="Times New Roman" w:eastAsia="Times New Roman"/>
                <w:b w:val="0"/>
                <w:i w:val="0"/>
                <w:sz w:val="24"/>
              </w:rPr>
              <w:t>2.1. Số nhân sự chuyên trách SHTT</w:t>
              <w:br/>
              <w:t>2.2. Số cuộc họp giao ban liên phòng ban/năm</w:t>
              <w:br/>
              <w:t>2.3. Số lượt tra cứu sáng chế tiền kiểm/năm</w:t>
            </w:r>
          </w:p>
        </w:tc>
        <w:tc>
          <w:tcPr>
            <w:tcW w:type="dxa" w:w="2551"/>
          </w:tcPr>
          <w:p>
            <w:pPr>
              <w:jc w:val="left"/>
            </w:pPr>
            <w:r/>
            <w:r>
              <w:rPr>
                <w:rFonts w:ascii="Times New Roman" w:hAnsi="Times New Roman" w:eastAsia="Times New Roman"/>
                <w:b w:val="0"/>
                <w:i w:val="0"/>
                <w:sz w:val="24"/>
              </w:rPr>
              <w:t>02 nhân sự chuyên trách</w:t>
              <w:br/>
              <w:t>04 cuộc/năm</w:t>
              <w:br/>
              <w:t>Tăng 20%/năm</w:t>
            </w:r>
          </w:p>
        </w:tc>
      </w:tr>
      <w:tr>
        <w:tc>
          <w:tcPr>
            <w:tcW w:type="dxa" w:w="1701"/>
          </w:tcPr>
          <w:p>
            <w:pPr>
              <w:jc w:val="center"/>
            </w:pPr>
            <w:r/>
            <w:r>
              <w:rPr>
                <w:rFonts w:ascii="Times New Roman" w:hAnsi="Times New Roman" w:eastAsia="Times New Roman"/>
                <w:b w:val="0"/>
                <w:i w:val="0"/>
                <w:sz w:val="24"/>
              </w:rPr>
              <w:t>Giải pháp 3:</w:t>
              <w:br/>
              <w:t>Quy trình 8 khâu</w:t>
            </w:r>
          </w:p>
        </w:tc>
        <w:tc>
          <w:tcPr>
            <w:tcW w:type="dxa" w:w="3118"/>
          </w:tcPr>
          <w:p>
            <w:pPr>
              <w:jc w:val="left"/>
            </w:pPr>
            <w:r/>
            <w:r>
              <w:rPr>
                <w:rFonts w:ascii="Times New Roman" w:hAnsi="Times New Roman" w:eastAsia="Times New Roman"/>
                <w:b w:val="0"/>
                <w:i w:val="0"/>
                <w:sz w:val="24"/>
              </w:rPr>
              <w:t>3.1. Tỷ lệ đề tài được rà soát bộc lộ</w:t>
              <w:br/>
              <w:t>tại nghiệm thu</w:t>
              <w:br/>
              <w:t>3.2. Số đơn đăng ký bảo hộ nộp mới/năm</w:t>
              <w:br/>
              <w:t>3.3. Số văn bằng bảo hộ được cấp</w:t>
            </w:r>
          </w:p>
        </w:tc>
        <w:tc>
          <w:tcPr>
            <w:tcW w:type="dxa" w:w="2551"/>
          </w:tcPr>
          <w:p>
            <w:pPr>
              <w:jc w:val="left"/>
            </w:pPr>
            <w:r/>
            <w:r>
              <w:rPr>
                <w:rFonts w:ascii="Times New Roman" w:hAnsi="Times New Roman" w:eastAsia="Times New Roman"/>
                <w:b w:val="0"/>
                <w:i w:val="0"/>
                <w:sz w:val="24"/>
              </w:rPr>
              <w:t>100% đề tài được rà soát</w:t>
              <w:br/>
              <w:t>05 đến 10 đơn/năm</w:t>
              <w:br/>
              <w:t>03 đến 05 văn bằng/năm</w:t>
            </w:r>
          </w:p>
        </w:tc>
      </w:tr>
      <w:tr>
        <w:tc>
          <w:tcPr>
            <w:tcW w:type="dxa" w:w="1701"/>
          </w:tcPr>
          <w:p>
            <w:pPr>
              <w:jc w:val="center"/>
            </w:pPr>
            <w:r/>
            <w:r>
              <w:rPr>
                <w:rFonts w:ascii="Times New Roman" w:hAnsi="Times New Roman" w:eastAsia="Times New Roman"/>
                <w:b w:val="0"/>
                <w:i w:val="0"/>
                <w:sz w:val="24"/>
              </w:rPr>
              <w:t>Giải pháp 4:</w:t>
              <w:br/>
              <w:t>Cơ chế tài chính</w:t>
            </w:r>
          </w:p>
        </w:tc>
        <w:tc>
          <w:tcPr>
            <w:tcW w:type="dxa" w:w="3118"/>
          </w:tcPr>
          <w:p>
            <w:pPr>
              <w:jc w:val="left"/>
            </w:pPr>
            <w:r/>
            <w:r>
              <w:rPr>
                <w:rFonts w:ascii="Times New Roman" w:hAnsi="Times New Roman" w:eastAsia="Times New Roman"/>
                <w:b w:val="0"/>
                <w:i w:val="0"/>
                <w:sz w:val="24"/>
              </w:rPr>
              <w:t>4.1. Tỷ lệ đề tài được tài trợ kinh phí nộp đơn</w:t>
              <w:br/>
              <w:t>4.2. Thời gian trung bình từ chấp nhận đơn</w:t>
              <w:br/>
              <w:t>đến chi trả thù lao</w:t>
              <w:br/>
              <w:t>4.3. Số hợp đồng chuyển giao ký kết</w:t>
            </w:r>
          </w:p>
        </w:tc>
        <w:tc>
          <w:tcPr>
            <w:tcW w:type="dxa" w:w="2551"/>
          </w:tcPr>
          <w:p>
            <w:pPr>
              <w:jc w:val="left"/>
            </w:pPr>
            <w:r/>
            <w:r>
              <w:rPr>
                <w:rFonts w:ascii="Times New Roman" w:hAnsi="Times New Roman" w:eastAsia="Times New Roman"/>
                <w:b w:val="0"/>
                <w:i w:val="0"/>
                <w:sz w:val="24"/>
              </w:rPr>
              <w:t>100% được tài trợ kinh phí</w:t>
              <w:br/>
              <w:t>Dưới 30 ngày (50% đầu)</w:t>
              <w:br/>
              <w:t>01 đến 02 hợp đồng/năm</w:t>
            </w:r>
          </w:p>
        </w:tc>
      </w:tr>
      <w:tr>
        <w:tc>
          <w:tcPr>
            <w:tcW w:type="dxa" w:w="1701"/>
          </w:tcPr>
          <w:p>
            <w:pPr>
              <w:jc w:val="center"/>
            </w:pPr>
            <w:r/>
            <w:r>
              <w:rPr>
                <w:rFonts w:ascii="Times New Roman" w:hAnsi="Times New Roman" w:eastAsia="Times New Roman"/>
                <w:b w:val="0"/>
                <w:i w:val="0"/>
                <w:sz w:val="24"/>
              </w:rPr>
              <w:t>Giải pháp 5:</w:t>
              <w:br/>
              <w:t>Đào tạo và Văn hóa</w:t>
            </w:r>
          </w:p>
        </w:tc>
        <w:tc>
          <w:tcPr>
            <w:tcW w:type="dxa" w:w="3118"/>
          </w:tcPr>
          <w:p>
            <w:pPr>
              <w:jc w:val="left"/>
            </w:pPr>
            <w:r/>
            <w:r>
              <w:rPr>
                <w:rFonts w:ascii="Times New Roman" w:hAnsi="Times New Roman" w:eastAsia="Times New Roman"/>
                <w:b w:val="0"/>
                <w:i w:val="0"/>
                <w:sz w:val="24"/>
              </w:rPr>
              <w:t>5.1. Tỷ lệ sinh viên học học phần SHTT</w:t>
              <w:br/>
              <w:t>5.2. Tỷ lệ giảng viên mới hoàn thành tập huấn</w:t>
              <w:br/>
              <w:t>5.3. Số lượt truy cập Chuyên trang</w:t>
              <w:br/>
              <w:t>dữ liệu số TSTT/năm</w:t>
            </w:r>
          </w:p>
        </w:tc>
        <w:tc>
          <w:tcPr>
            <w:tcW w:type="dxa" w:w="2551"/>
          </w:tcPr>
          <w:p>
            <w:pPr>
              <w:jc w:val="left"/>
            </w:pPr>
            <w:r/>
            <w:r>
              <w:rPr>
                <w:rFonts w:ascii="Times New Roman" w:hAnsi="Times New Roman" w:eastAsia="Times New Roman"/>
                <w:b w:val="0"/>
                <w:i w:val="0"/>
                <w:sz w:val="24"/>
              </w:rPr>
              <w:t>100% sinh viên (từ 2028)</w:t>
              <w:br/>
              <w:t>100% giảng viên mới</w:t>
              <w:br/>
              <w:t>Tăng 30%/năm</w:t>
            </w:r>
          </w:p>
        </w:tc>
      </w:tr>
    </w:tbl>
    <w:p>
      <w:pPr>
        <w:spacing w:before="60" w:after="240"/>
        <w:jc w:val="center"/>
      </w:pPr>
      <w:r>
        <w:rPr>
          <w:rFonts w:ascii="Times New Roman" w:hAnsi="Times New Roman" w:eastAsia="Times New Roman"/>
          <w:b w:val="0"/>
          <w:i/>
          <w:sz w:val="24"/>
        </w:rPr>
        <w:t>Bảng 3.2. Bộ chỉ số theo dõi đánh giá hiệu quả triển khai hệ thống giải pháp</w:t>
      </w:r>
    </w:p>
    <w:p>
      <w:pPr>
        <w:spacing w:before="60" w:after="60" w:line="400" w:lineRule="exact"/>
        <w:ind w:firstLine="720"/>
        <w:jc w:val="both"/>
      </w:pPr>
      <w:r>
        <w:rPr>
          <w:rFonts w:ascii="Times New Roman" w:hAnsi="Times New Roman" w:eastAsia="Times New Roman"/>
          <w:b w:val="0"/>
          <w:i w:val="0"/>
          <w:sz w:val="26"/>
        </w:rPr>
        <w:t xml:space="preserve">Bộ chỉ số nêu trên được thiết kế theo nguyên tắc đo lường được, có thời hạn cụ thể và gắn trực tiếp với trách nhiệm của từng đơn vị trong Cơ chế phối hợp liên phòng ban. Ban Giám hiệu giao </w:t>
      </w:r>
      <w:del w:id="1061" w:author="Claude" w:date="2026-09-30T19:14:55Z">
        <w:r>
          <w:rPr>
            <w:rFonts w:ascii="Times New Roman" w:hAnsi="Times New Roman" w:eastAsia="Times New Roman"/>
            <w:b w:val="0"/>
            <w:i w:val="0"/>
            <w:sz w:val="26"/>
          </w:rPr>
          <w:delText xml:space="preserve">Phòng Quản lý Khoa học và Công nghệ</w:delText>
        </w:r>
      </w:del>
      <w:ins w:id="1062" w:author="Claude" w:date="2026-09-30T19:14:55Z">
        <w:r>
          <w:rPr>
            <w:rFonts w:ascii="Times New Roman" w:hAnsi="Times New Roman" w:eastAsia="Times New Roman"/>
            <w:b w:val="0"/>
            <w:i w:val="0"/>
            <w:sz w:val="26"/>
          </w:rPr>
          <w:t xml:space="preserve">Phòng Khoa học Công nghệ</w:t>
        </w:r>
      </w:ins>
      <w:r>
        <w:rPr>
          <w:rFonts w:ascii="Times New Roman" w:hAnsi="Times New Roman" w:eastAsia="Times New Roman"/>
          <w:b w:val="0"/>
          <w:i w:val="0"/>
          <w:sz w:val="26"/>
        </w:rPr>
        <w:t xml:space="preserve"> là đơn vị đầu mối tổng hợp, theo dõi và báo cáo kết quả thực hiện các chỉ số hằng năm trong Báo cáo tổng kết công tác khoa học công nghệ của Nhà trường.</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